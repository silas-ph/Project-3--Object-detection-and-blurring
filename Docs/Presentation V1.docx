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7A3A10" w14:textId="77777777" w:rsidR="0039461C" w:rsidRPr="0039461C" w:rsidRDefault="0039461C" w:rsidP="0039461C">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39461C">
        <w:rPr>
          <w:rFonts w:ascii="Times New Roman" w:eastAsia="Times New Roman" w:hAnsi="Times New Roman" w:cs="Times New Roman"/>
          <w:b/>
          <w:bCs/>
          <w:kern w:val="0"/>
          <w:sz w:val="27"/>
          <w:szCs w:val="27"/>
          <w14:ligatures w14:val="none"/>
        </w:rPr>
        <w:t>Slide 1: Title Slide</w:t>
      </w:r>
    </w:p>
    <w:p w14:paraId="5C1248BC" w14:textId="783E37C3" w:rsidR="0039461C" w:rsidRPr="0039461C" w:rsidRDefault="0039461C" w:rsidP="0039461C">
      <w:pPr>
        <w:spacing w:before="100" w:beforeAutospacing="1" w:after="100" w:afterAutospacing="1"/>
        <w:rPr>
          <w:rFonts w:ascii="Times New Roman" w:eastAsia="Times New Roman" w:hAnsi="Times New Roman" w:cs="Times New Roman"/>
          <w:kern w:val="0"/>
          <w14:ligatures w14:val="none"/>
        </w:rPr>
      </w:pPr>
      <w:r w:rsidRPr="0039461C">
        <w:rPr>
          <w:rFonts w:ascii="Times New Roman" w:eastAsia="Times New Roman" w:hAnsi="Times New Roman" w:cs="Times New Roman"/>
          <w:b/>
          <w:bCs/>
          <w:kern w:val="0"/>
          <w14:ligatures w14:val="none"/>
        </w:rPr>
        <w:t>Title:</w:t>
      </w:r>
      <w:r w:rsidRPr="0039461C">
        <w:rPr>
          <w:rFonts w:ascii="Times New Roman" w:eastAsia="Times New Roman" w:hAnsi="Times New Roman" w:cs="Times New Roman"/>
          <w:kern w:val="0"/>
          <w14:ligatures w14:val="none"/>
        </w:rPr>
        <w:t xml:space="preserve"> Detecting and Blurring </w:t>
      </w:r>
      <w:ins w:id="0" w:author="Christoph Guenther" w:date="2024-07-30T10:05:00Z" w16du:dateUtc="2024-07-30T16:05:00Z">
        <w:r w:rsidR="003E7B4E">
          <w:rPr>
            <w:rFonts w:ascii="Times New Roman" w:eastAsia="Times New Roman" w:hAnsi="Times New Roman" w:cs="Times New Roman"/>
            <w:kern w:val="0"/>
            <w14:ligatures w14:val="none"/>
          </w:rPr>
          <w:t>Picture</w:t>
        </w:r>
      </w:ins>
      <w:del w:id="1" w:author="Christoph Guenther" w:date="2024-07-30T10:05:00Z" w16du:dateUtc="2024-07-30T16:05:00Z">
        <w:r w:rsidRPr="0039461C" w:rsidDel="003E7B4E">
          <w:rPr>
            <w:rFonts w:ascii="Times New Roman" w:eastAsia="Times New Roman" w:hAnsi="Times New Roman" w:cs="Times New Roman"/>
            <w:kern w:val="0"/>
            <w14:ligatures w14:val="none"/>
          </w:rPr>
          <w:delText>Framed</w:delText>
        </w:r>
      </w:del>
      <w:r w:rsidRPr="0039461C">
        <w:rPr>
          <w:rFonts w:ascii="Times New Roman" w:eastAsia="Times New Roman" w:hAnsi="Times New Roman" w:cs="Times New Roman"/>
          <w:kern w:val="0"/>
          <w14:ligatures w14:val="none"/>
        </w:rPr>
        <w:t xml:space="preserve"> Objects</w:t>
      </w:r>
      <w:del w:id="2" w:author="Christoph Guenther" w:date="2024-07-30T10:05:00Z" w16du:dateUtc="2024-07-30T16:05:00Z">
        <w:r w:rsidRPr="0039461C" w:rsidDel="003E7B4E">
          <w:rPr>
            <w:rFonts w:ascii="Times New Roman" w:eastAsia="Times New Roman" w:hAnsi="Times New Roman" w:cs="Times New Roman"/>
            <w:kern w:val="0"/>
            <w14:ligatures w14:val="none"/>
          </w:rPr>
          <w:delText xml:space="preserve"> on Walls</w:delText>
        </w:r>
      </w:del>
      <w:r w:rsidRPr="0039461C">
        <w:rPr>
          <w:rFonts w:ascii="Times New Roman" w:eastAsia="Times New Roman" w:hAnsi="Times New Roman" w:cs="Times New Roman"/>
          <w:kern w:val="0"/>
          <w14:ligatures w14:val="none"/>
        </w:rPr>
        <w:t xml:space="preserve"> Using YOLO</w:t>
      </w:r>
      <w:ins w:id="3" w:author="Christoph Guenther" w:date="2024-07-30T10:05:00Z" w16du:dateUtc="2024-07-30T16:05:00Z">
        <w:r w:rsidR="003E7B4E">
          <w:rPr>
            <w:rFonts w:ascii="Times New Roman" w:eastAsia="Times New Roman" w:hAnsi="Times New Roman" w:cs="Times New Roman"/>
            <w:kern w:val="0"/>
            <w14:ligatures w14:val="none"/>
          </w:rPr>
          <w:t xml:space="preserve"> Object Classification</w:t>
        </w:r>
      </w:ins>
      <w:del w:id="4" w:author="Christoph Guenther" w:date="2024-07-30T10:05:00Z" w16du:dateUtc="2024-07-30T16:05:00Z">
        <w:r w:rsidRPr="0039461C" w:rsidDel="003E7B4E">
          <w:rPr>
            <w:rFonts w:ascii="Times New Roman" w:eastAsia="Times New Roman" w:hAnsi="Times New Roman" w:cs="Times New Roman"/>
            <w:kern w:val="0"/>
            <w14:ligatures w14:val="none"/>
          </w:rPr>
          <w:delText>v8</w:delText>
        </w:r>
      </w:del>
      <w:del w:id="5" w:author="Christoph Guenther" w:date="2024-07-30T10:06:00Z" w16du:dateUtc="2024-07-30T16:06:00Z">
        <w:r w:rsidRPr="0039461C" w:rsidDel="003E7B4E">
          <w:rPr>
            <w:rFonts w:ascii="Times New Roman" w:eastAsia="Times New Roman" w:hAnsi="Times New Roman" w:cs="Times New Roman"/>
            <w:kern w:val="0"/>
            <w14:ligatures w14:val="none"/>
          </w:rPr>
          <w:delText xml:space="preserve"> and Streamlit</w:delText>
        </w:r>
      </w:del>
      <w:r w:rsidRPr="0039461C">
        <w:rPr>
          <w:rFonts w:ascii="Times New Roman" w:eastAsia="Times New Roman" w:hAnsi="Times New Roman" w:cs="Times New Roman"/>
          <w:kern w:val="0"/>
          <w14:ligatures w14:val="none"/>
        </w:rPr>
        <w:br/>
      </w:r>
      <w:r w:rsidRPr="0039461C">
        <w:rPr>
          <w:rFonts w:ascii="Times New Roman" w:eastAsia="Times New Roman" w:hAnsi="Times New Roman" w:cs="Times New Roman"/>
          <w:b/>
          <w:bCs/>
          <w:kern w:val="0"/>
          <w14:ligatures w14:val="none"/>
        </w:rPr>
        <w:t>Subtitle:</w:t>
      </w:r>
      <w:r w:rsidRPr="0039461C">
        <w:rPr>
          <w:rFonts w:ascii="Times New Roman" w:eastAsia="Times New Roman" w:hAnsi="Times New Roman" w:cs="Times New Roman"/>
          <w:kern w:val="0"/>
          <w14:ligatures w14:val="none"/>
        </w:rPr>
        <w:t xml:space="preserve"> An AI-Powered Solution for Privacy Protection</w:t>
      </w:r>
      <w:r w:rsidRPr="0039461C">
        <w:rPr>
          <w:rFonts w:ascii="Times New Roman" w:eastAsia="Times New Roman" w:hAnsi="Times New Roman" w:cs="Times New Roman"/>
          <w:kern w:val="0"/>
          <w14:ligatures w14:val="none"/>
        </w:rPr>
        <w:br/>
      </w:r>
      <w:r w:rsidRPr="0039461C">
        <w:rPr>
          <w:rFonts w:ascii="Times New Roman" w:eastAsia="Times New Roman" w:hAnsi="Times New Roman" w:cs="Times New Roman"/>
          <w:b/>
          <w:bCs/>
          <w:kern w:val="0"/>
          <w14:ligatures w14:val="none"/>
        </w:rPr>
        <w:t>Prepared By:</w:t>
      </w:r>
      <w:r w:rsidRPr="0039461C">
        <w:rPr>
          <w:rFonts w:ascii="Times New Roman" w:eastAsia="Times New Roman" w:hAnsi="Times New Roman" w:cs="Times New Roman"/>
          <w:kern w:val="0"/>
          <w14:ligatures w14:val="none"/>
        </w:rPr>
        <w:t xml:space="preserve"> </w:t>
      </w:r>
      <w:ins w:id="6" w:author="Christoph Guenther" w:date="2024-07-30T10:06:00Z" w16du:dateUtc="2024-07-30T16:06:00Z">
        <w:r w:rsidR="003E7B4E">
          <w:rPr>
            <w:rFonts w:ascii="Times New Roman" w:eastAsia="Times New Roman" w:hAnsi="Times New Roman" w:cs="Times New Roman"/>
            <w:kern w:val="0"/>
            <w14:ligatures w14:val="none"/>
          </w:rPr>
          <w:t xml:space="preserve">Silas </w:t>
        </w:r>
      </w:ins>
      <w:ins w:id="7" w:author="Christoph Guenther" w:date="2024-07-30T10:07:00Z" w16du:dateUtc="2024-07-30T16:07:00Z">
        <w:r w:rsidR="003E7B4E">
          <w:rPr>
            <w:rFonts w:ascii="Times New Roman" w:eastAsia="Times New Roman" w:hAnsi="Times New Roman" w:cs="Times New Roman"/>
            <w:kern w:val="0"/>
            <w14:ligatures w14:val="none"/>
          </w:rPr>
          <w:t>Phillips, Keegan Nohavec, and Christoph Guenther</w:t>
        </w:r>
      </w:ins>
    </w:p>
    <w:p w14:paraId="447D34BB" w14:textId="77777777" w:rsidR="0039461C" w:rsidRPr="0039461C" w:rsidRDefault="00000000" w:rsidP="0039461C">
      <w:pPr>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0427EDEB">
          <v:rect id="_x0000_i1025" alt="" style="width:468pt;height:.05pt;mso-width-percent:0;mso-height-percent:0;mso-width-percent:0;mso-height-percent:0" o:hralign="center" o:hrstd="t" o:hr="t" fillcolor="#a0a0a0" stroked="f"/>
        </w:pict>
      </w:r>
    </w:p>
    <w:p w14:paraId="125CBB02" w14:textId="77777777" w:rsidR="0039461C" w:rsidRPr="0039461C" w:rsidRDefault="0039461C" w:rsidP="0039461C">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39461C">
        <w:rPr>
          <w:rFonts w:ascii="Times New Roman" w:eastAsia="Times New Roman" w:hAnsi="Times New Roman" w:cs="Times New Roman"/>
          <w:b/>
          <w:bCs/>
          <w:kern w:val="0"/>
          <w:sz w:val="27"/>
          <w:szCs w:val="27"/>
          <w14:ligatures w14:val="none"/>
        </w:rPr>
        <w:t>Slide 2: Introduction</w:t>
      </w:r>
    </w:p>
    <w:p w14:paraId="0A7F03BC" w14:textId="77777777" w:rsidR="0039461C" w:rsidRPr="0039461C" w:rsidRDefault="0039461C" w:rsidP="0039461C">
      <w:pPr>
        <w:spacing w:before="100" w:beforeAutospacing="1" w:after="100" w:afterAutospacing="1"/>
        <w:rPr>
          <w:rFonts w:ascii="Times New Roman" w:eastAsia="Times New Roman" w:hAnsi="Times New Roman" w:cs="Times New Roman"/>
          <w:kern w:val="0"/>
          <w14:ligatures w14:val="none"/>
        </w:rPr>
      </w:pPr>
      <w:del w:id="8" w:author="Christoph Guenther" w:date="2024-07-30T10:57:00Z" w16du:dateUtc="2024-07-30T16:57:00Z">
        <w:r w:rsidRPr="0039461C" w:rsidDel="00552FCC">
          <w:rPr>
            <w:rFonts w:ascii="Times New Roman" w:eastAsia="Times New Roman" w:hAnsi="Times New Roman" w:cs="Times New Roman"/>
            <w:b/>
            <w:bCs/>
            <w:kern w:val="0"/>
            <w14:ligatures w14:val="none"/>
          </w:rPr>
          <w:delText>Title:</w:delText>
        </w:r>
        <w:r w:rsidRPr="0039461C" w:rsidDel="00552FCC">
          <w:rPr>
            <w:rFonts w:ascii="Times New Roman" w:eastAsia="Times New Roman" w:hAnsi="Times New Roman" w:cs="Times New Roman"/>
            <w:kern w:val="0"/>
            <w14:ligatures w14:val="none"/>
          </w:rPr>
          <w:delText xml:space="preserve"> Introduction to the Project</w:delText>
        </w:r>
      </w:del>
      <w:r w:rsidRPr="0039461C">
        <w:rPr>
          <w:rFonts w:ascii="Times New Roman" w:eastAsia="Times New Roman" w:hAnsi="Times New Roman" w:cs="Times New Roman"/>
          <w:kern w:val="0"/>
          <w14:ligatures w14:val="none"/>
        </w:rPr>
        <w:br/>
      </w:r>
      <w:r w:rsidRPr="0039461C">
        <w:rPr>
          <w:rFonts w:ascii="Times New Roman" w:eastAsia="Times New Roman" w:hAnsi="Times New Roman" w:cs="Times New Roman"/>
          <w:b/>
          <w:bCs/>
          <w:kern w:val="0"/>
          <w14:ligatures w14:val="none"/>
        </w:rPr>
        <w:t>Content:</w:t>
      </w:r>
    </w:p>
    <w:p w14:paraId="45BF0C21" w14:textId="342E2476" w:rsidR="0039461C" w:rsidRPr="0039461C" w:rsidRDefault="0039461C" w:rsidP="0039461C">
      <w:pPr>
        <w:numPr>
          <w:ilvl w:val="0"/>
          <w:numId w:val="6"/>
        </w:numPr>
        <w:spacing w:before="100" w:beforeAutospacing="1" w:after="100" w:afterAutospacing="1"/>
        <w:rPr>
          <w:rFonts w:ascii="Times New Roman" w:eastAsia="Times New Roman" w:hAnsi="Times New Roman" w:cs="Times New Roman"/>
          <w:kern w:val="0"/>
          <w14:ligatures w14:val="none"/>
        </w:rPr>
      </w:pPr>
      <w:r w:rsidRPr="0039461C">
        <w:rPr>
          <w:rFonts w:ascii="Times New Roman" w:eastAsia="Times New Roman" w:hAnsi="Times New Roman" w:cs="Times New Roman"/>
          <w:b/>
          <w:bCs/>
          <w:kern w:val="0"/>
          <w14:ligatures w14:val="none"/>
        </w:rPr>
        <w:t>Problem Statement:</w:t>
      </w:r>
      <w:r w:rsidRPr="0039461C">
        <w:rPr>
          <w:rFonts w:ascii="Times New Roman" w:eastAsia="Times New Roman" w:hAnsi="Times New Roman" w:cs="Times New Roman"/>
          <w:kern w:val="0"/>
          <w14:ligatures w14:val="none"/>
        </w:rPr>
        <w:t xml:space="preserve"> Personal photos, art, and other </w:t>
      </w:r>
      <w:del w:id="9" w:author="Christoph Guenther" w:date="2024-07-30T10:08:00Z" w16du:dateUtc="2024-07-30T16:08:00Z">
        <w:r w:rsidRPr="0039461C" w:rsidDel="003E7B4E">
          <w:rPr>
            <w:rFonts w:ascii="Times New Roman" w:eastAsia="Times New Roman" w:hAnsi="Times New Roman" w:cs="Times New Roman"/>
            <w:kern w:val="0"/>
            <w14:ligatures w14:val="none"/>
          </w:rPr>
          <w:delText xml:space="preserve">framed </w:delText>
        </w:r>
      </w:del>
      <w:ins w:id="10" w:author="Christoph Guenther" w:date="2024-07-30T10:08:00Z" w16du:dateUtc="2024-07-30T16:08:00Z">
        <w:r w:rsidR="003E7B4E">
          <w:rPr>
            <w:rFonts w:ascii="Times New Roman" w:eastAsia="Times New Roman" w:hAnsi="Times New Roman" w:cs="Times New Roman"/>
            <w:kern w:val="0"/>
            <w14:ligatures w14:val="none"/>
          </w:rPr>
          <w:t>picture</w:t>
        </w:r>
        <w:r w:rsidR="003E7B4E" w:rsidRPr="0039461C">
          <w:rPr>
            <w:rFonts w:ascii="Times New Roman" w:eastAsia="Times New Roman" w:hAnsi="Times New Roman" w:cs="Times New Roman"/>
            <w:kern w:val="0"/>
            <w14:ligatures w14:val="none"/>
          </w:rPr>
          <w:t xml:space="preserve"> </w:t>
        </w:r>
      </w:ins>
      <w:r w:rsidRPr="0039461C">
        <w:rPr>
          <w:rFonts w:ascii="Times New Roman" w:eastAsia="Times New Roman" w:hAnsi="Times New Roman" w:cs="Times New Roman"/>
          <w:kern w:val="0"/>
          <w14:ligatures w14:val="none"/>
        </w:rPr>
        <w:t xml:space="preserve">objects in </w:t>
      </w:r>
      <w:del w:id="11" w:author="Christoph Guenther" w:date="2024-07-30T10:08:00Z" w16du:dateUtc="2024-07-30T16:08:00Z">
        <w:r w:rsidRPr="0039461C" w:rsidDel="003E7B4E">
          <w:rPr>
            <w:rFonts w:ascii="Times New Roman" w:eastAsia="Times New Roman" w:hAnsi="Times New Roman" w:cs="Times New Roman"/>
            <w:kern w:val="0"/>
            <w14:ligatures w14:val="none"/>
          </w:rPr>
          <w:delText xml:space="preserve">shared </w:delText>
        </w:r>
      </w:del>
      <w:ins w:id="12" w:author="Christoph Guenther" w:date="2024-07-30T10:08:00Z" w16du:dateUtc="2024-07-30T16:08:00Z">
        <w:r w:rsidR="003E7B4E">
          <w:rPr>
            <w:rFonts w:ascii="Times New Roman" w:eastAsia="Times New Roman" w:hAnsi="Times New Roman" w:cs="Times New Roman"/>
            <w:kern w:val="0"/>
            <w14:ligatures w14:val="none"/>
          </w:rPr>
          <w:t xml:space="preserve">images and videos </w:t>
        </w:r>
      </w:ins>
      <w:del w:id="13" w:author="Christoph Guenther" w:date="2024-07-30T10:08:00Z" w16du:dateUtc="2024-07-30T16:08:00Z">
        <w:r w:rsidRPr="0039461C" w:rsidDel="003E7B4E">
          <w:rPr>
            <w:rFonts w:ascii="Times New Roman" w:eastAsia="Times New Roman" w:hAnsi="Times New Roman" w:cs="Times New Roman"/>
            <w:kern w:val="0"/>
            <w14:ligatures w14:val="none"/>
          </w:rPr>
          <w:delText>spaces</w:delText>
        </w:r>
      </w:del>
      <w:r w:rsidRPr="0039461C">
        <w:rPr>
          <w:rFonts w:ascii="Times New Roman" w:eastAsia="Times New Roman" w:hAnsi="Times New Roman" w:cs="Times New Roman"/>
          <w:kern w:val="0"/>
          <w14:ligatures w14:val="none"/>
        </w:rPr>
        <w:t xml:space="preserve"> can </w:t>
      </w:r>
      <w:del w:id="14" w:author="Christoph Guenther" w:date="2024-07-30T10:09:00Z" w16du:dateUtc="2024-07-30T16:09:00Z">
        <w:r w:rsidRPr="0039461C" w:rsidDel="003E7B4E">
          <w:rPr>
            <w:rFonts w:ascii="Times New Roman" w:eastAsia="Times New Roman" w:hAnsi="Times New Roman" w:cs="Times New Roman"/>
            <w:kern w:val="0"/>
            <w14:ligatures w14:val="none"/>
          </w:rPr>
          <w:delText>lead to</w:delText>
        </w:r>
      </w:del>
      <w:ins w:id="15" w:author="Christoph Guenther" w:date="2024-07-30T10:09:00Z" w16du:dateUtc="2024-07-30T16:09:00Z">
        <w:r w:rsidR="003E7B4E">
          <w:rPr>
            <w:rFonts w:ascii="Times New Roman" w:eastAsia="Times New Roman" w:hAnsi="Times New Roman" w:cs="Times New Roman"/>
            <w:kern w:val="0"/>
            <w14:ligatures w14:val="none"/>
          </w:rPr>
          <w:t>raise</w:t>
        </w:r>
      </w:ins>
      <w:r w:rsidRPr="0039461C">
        <w:rPr>
          <w:rFonts w:ascii="Times New Roman" w:eastAsia="Times New Roman" w:hAnsi="Times New Roman" w:cs="Times New Roman"/>
          <w:kern w:val="0"/>
          <w14:ligatures w14:val="none"/>
        </w:rPr>
        <w:t xml:space="preserve"> privacy concerns.</w:t>
      </w:r>
    </w:p>
    <w:p w14:paraId="4D4116BE" w14:textId="0071F4DA" w:rsidR="0039461C" w:rsidRPr="0039461C" w:rsidRDefault="0039461C" w:rsidP="0039461C">
      <w:pPr>
        <w:numPr>
          <w:ilvl w:val="0"/>
          <w:numId w:val="6"/>
        </w:numPr>
        <w:spacing w:before="100" w:beforeAutospacing="1" w:after="100" w:afterAutospacing="1"/>
        <w:rPr>
          <w:rFonts w:ascii="Times New Roman" w:eastAsia="Times New Roman" w:hAnsi="Times New Roman" w:cs="Times New Roman"/>
          <w:kern w:val="0"/>
          <w14:ligatures w14:val="none"/>
        </w:rPr>
      </w:pPr>
      <w:r w:rsidRPr="0039461C">
        <w:rPr>
          <w:rFonts w:ascii="Times New Roman" w:eastAsia="Times New Roman" w:hAnsi="Times New Roman" w:cs="Times New Roman"/>
          <w:b/>
          <w:bCs/>
          <w:kern w:val="0"/>
          <w14:ligatures w14:val="none"/>
        </w:rPr>
        <w:t>Solution</w:t>
      </w:r>
      <w:del w:id="16" w:author="Christoph Guenther" w:date="2024-07-30T10:11:00Z" w16du:dateUtc="2024-07-30T16:11:00Z">
        <w:r w:rsidRPr="0039461C" w:rsidDel="003E7B4E">
          <w:rPr>
            <w:rFonts w:ascii="Times New Roman" w:eastAsia="Times New Roman" w:hAnsi="Times New Roman" w:cs="Times New Roman"/>
            <w:b/>
            <w:bCs/>
            <w:kern w:val="0"/>
            <w14:ligatures w14:val="none"/>
          </w:rPr>
          <w:delText xml:space="preserve"> Overview</w:delText>
        </w:r>
      </w:del>
      <w:r w:rsidRPr="0039461C">
        <w:rPr>
          <w:rFonts w:ascii="Times New Roman" w:eastAsia="Times New Roman" w:hAnsi="Times New Roman" w:cs="Times New Roman"/>
          <w:b/>
          <w:bCs/>
          <w:kern w:val="0"/>
          <w14:ligatures w14:val="none"/>
        </w:rPr>
        <w:t>:</w:t>
      </w:r>
      <w:r w:rsidRPr="0039461C">
        <w:rPr>
          <w:rFonts w:ascii="Times New Roman" w:eastAsia="Times New Roman" w:hAnsi="Times New Roman" w:cs="Times New Roman"/>
          <w:kern w:val="0"/>
          <w14:ligatures w14:val="none"/>
        </w:rPr>
        <w:t xml:space="preserve"> Us</w:t>
      </w:r>
      <w:ins w:id="17" w:author="Christoph Guenther" w:date="2024-07-30T10:11:00Z" w16du:dateUtc="2024-07-30T16:11:00Z">
        <w:r w:rsidR="003E7B4E">
          <w:rPr>
            <w:rFonts w:ascii="Times New Roman" w:eastAsia="Times New Roman" w:hAnsi="Times New Roman" w:cs="Times New Roman"/>
            <w:kern w:val="0"/>
            <w14:ligatures w14:val="none"/>
          </w:rPr>
          <w:t>e</w:t>
        </w:r>
      </w:ins>
      <w:del w:id="18" w:author="Christoph Guenther" w:date="2024-07-30T10:11:00Z" w16du:dateUtc="2024-07-30T16:11:00Z">
        <w:r w:rsidRPr="0039461C" w:rsidDel="003E7B4E">
          <w:rPr>
            <w:rFonts w:ascii="Times New Roman" w:eastAsia="Times New Roman" w:hAnsi="Times New Roman" w:cs="Times New Roman"/>
            <w:kern w:val="0"/>
            <w14:ligatures w14:val="none"/>
          </w:rPr>
          <w:delText>ing</w:delText>
        </w:r>
      </w:del>
      <w:r w:rsidRPr="0039461C">
        <w:rPr>
          <w:rFonts w:ascii="Times New Roman" w:eastAsia="Times New Roman" w:hAnsi="Times New Roman" w:cs="Times New Roman"/>
          <w:kern w:val="0"/>
          <w14:ligatures w14:val="none"/>
        </w:rPr>
        <w:t xml:space="preserve"> </w:t>
      </w:r>
      <w:ins w:id="19" w:author="Christoph Guenther" w:date="2024-07-30T10:11:00Z" w16du:dateUtc="2024-07-30T16:11:00Z">
        <w:r w:rsidR="003E7B4E">
          <w:rPr>
            <w:rFonts w:ascii="Times New Roman" w:eastAsia="Times New Roman" w:hAnsi="Times New Roman" w:cs="Times New Roman"/>
            <w:kern w:val="0"/>
            <w14:ligatures w14:val="none"/>
          </w:rPr>
          <w:t xml:space="preserve">an </w:t>
        </w:r>
      </w:ins>
      <w:ins w:id="20" w:author="Christoph Guenther" w:date="2024-07-30T10:13:00Z" w16du:dateUtc="2024-07-30T16:13:00Z">
        <w:r w:rsidR="003E7B4E">
          <w:rPr>
            <w:rFonts w:ascii="Times New Roman" w:eastAsia="Times New Roman" w:hAnsi="Times New Roman" w:cs="Times New Roman"/>
            <w:kern w:val="0"/>
            <w14:ligatures w14:val="none"/>
          </w:rPr>
          <w:t>Artificial Intelligence (</w:t>
        </w:r>
      </w:ins>
      <w:r w:rsidRPr="0039461C">
        <w:rPr>
          <w:rFonts w:ascii="Times New Roman" w:eastAsia="Times New Roman" w:hAnsi="Times New Roman" w:cs="Times New Roman"/>
          <w:kern w:val="0"/>
          <w14:ligatures w14:val="none"/>
        </w:rPr>
        <w:t>AI</w:t>
      </w:r>
      <w:ins w:id="21" w:author="Christoph Guenther" w:date="2024-07-30T10:13:00Z" w16du:dateUtc="2024-07-30T16:13:00Z">
        <w:r w:rsidR="003E7B4E">
          <w:rPr>
            <w:rFonts w:ascii="Times New Roman" w:eastAsia="Times New Roman" w:hAnsi="Times New Roman" w:cs="Times New Roman"/>
            <w:kern w:val="0"/>
            <w14:ligatures w14:val="none"/>
          </w:rPr>
          <w:t>)</w:t>
        </w:r>
      </w:ins>
      <w:r w:rsidRPr="0039461C">
        <w:rPr>
          <w:rFonts w:ascii="Times New Roman" w:eastAsia="Times New Roman" w:hAnsi="Times New Roman" w:cs="Times New Roman"/>
          <w:kern w:val="0"/>
          <w14:ligatures w14:val="none"/>
        </w:rPr>
        <w:t xml:space="preserve"> </w:t>
      </w:r>
      <w:ins w:id="22" w:author="Christoph Guenther" w:date="2024-07-30T10:11:00Z" w16du:dateUtc="2024-07-30T16:11:00Z">
        <w:r w:rsidR="003E7B4E">
          <w:rPr>
            <w:rFonts w:ascii="Times New Roman" w:eastAsia="Times New Roman" w:hAnsi="Times New Roman" w:cs="Times New Roman"/>
            <w:kern w:val="0"/>
            <w14:ligatures w14:val="none"/>
          </w:rPr>
          <w:t xml:space="preserve">model </w:t>
        </w:r>
      </w:ins>
      <w:r w:rsidRPr="0039461C">
        <w:rPr>
          <w:rFonts w:ascii="Times New Roman" w:eastAsia="Times New Roman" w:hAnsi="Times New Roman" w:cs="Times New Roman"/>
          <w:kern w:val="0"/>
          <w14:ligatures w14:val="none"/>
        </w:rPr>
        <w:t xml:space="preserve">to automatically detect </w:t>
      </w:r>
      <w:ins w:id="23" w:author="Christoph Guenther" w:date="2024-07-30T10:09:00Z" w16du:dateUtc="2024-07-30T16:09:00Z">
        <w:r w:rsidR="003E7B4E">
          <w:rPr>
            <w:rFonts w:ascii="Times New Roman" w:eastAsia="Times New Roman" w:hAnsi="Times New Roman" w:cs="Times New Roman"/>
            <w:kern w:val="0"/>
            <w14:ligatures w14:val="none"/>
          </w:rPr>
          <w:t>these o</w:t>
        </w:r>
      </w:ins>
      <w:ins w:id="24" w:author="Christoph Guenther" w:date="2024-07-30T10:10:00Z" w16du:dateUtc="2024-07-30T16:10:00Z">
        <w:r w:rsidR="003E7B4E">
          <w:rPr>
            <w:rFonts w:ascii="Times New Roman" w:eastAsia="Times New Roman" w:hAnsi="Times New Roman" w:cs="Times New Roman"/>
            <w:kern w:val="0"/>
            <w14:ligatures w14:val="none"/>
          </w:rPr>
          <w:t xml:space="preserve">bjects </w:t>
        </w:r>
      </w:ins>
      <w:r w:rsidRPr="0039461C">
        <w:rPr>
          <w:rFonts w:ascii="Times New Roman" w:eastAsia="Times New Roman" w:hAnsi="Times New Roman" w:cs="Times New Roman"/>
          <w:kern w:val="0"/>
          <w14:ligatures w14:val="none"/>
        </w:rPr>
        <w:t xml:space="preserve">and </w:t>
      </w:r>
      <w:ins w:id="25" w:author="Christoph Guenther" w:date="2024-07-30T10:10:00Z" w16du:dateUtc="2024-07-30T16:10:00Z">
        <w:r w:rsidR="003E7B4E">
          <w:rPr>
            <w:rFonts w:ascii="Times New Roman" w:eastAsia="Times New Roman" w:hAnsi="Times New Roman" w:cs="Times New Roman"/>
            <w:kern w:val="0"/>
            <w14:ligatures w14:val="none"/>
          </w:rPr>
          <w:t xml:space="preserve">obfuscate </w:t>
        </w:r>
      </w:ins>
      <w:del w:id="26" w:author="Christoph Guenther" w:date="2024-07-30T10:10:00Z" w16du:dateUtc="2024-07-30T16:10:00Z">
        <w:r w:rsidRPr="0039461C" w:rsidDel="003E7B4E">
          <w:rPr>
            <w:rFonts w:ascii="Times New Roman" w:eastAsia="Times New Roman" w:hAnsi="Times New Roman" w:cs="Times New Roman"/>
            <w:kern w:val="0"/>
            <w14:ligatures w14:val="none"/>
          </w:rPr>
          <w:delText>blur</w:delText>
        </w:r>
      </w:del>
      <w:r w:rsidRPr="0039461C">
        <w:rPr>
          <w:rFonts w:ascii="Times New Roman" w:eastAsia="Times New Roman" w:hAnsi="Times New Roman" w:cs="Times New Roman"/>
          <w:kern w:val="0"/>
          <w14:ligatures w14:val="none"/>
        </w:rPr>
        <w:t xml:space="preserve"> the</w:t>
      </w:r>
      <w:ins w:id="27" w:author="Christoph Guenther" w:date="2024-07-30T10:10:00Z" w16du:dateUtc="2024-07-30T16:10:00Z">
        <w:r w:rsidR="003E7B4E">
          <w:rPr>
            <w:rFonts w:ascii="Times New Roman" w:eastAsia="Times New Roman" w:hAnsi="Times New Roman" w:cs="Times New Roman"/>
            <w:kern w:val="0"/>
            <w14:ligatures w14:val="none"/>
          </w:rPr>
          <w:t>m</w:t>
        </w:r>
      </w:ins>
      <w:del w:id="28" w:author="Christoph Guenther" w:date="2024-07-30T10:10:00Z" w16du:dateUtc="2024-07-30T16:10:00Z">
        <w:r w:rsidRPr="0039461C" w:rsidDel="003E7B4E">
          <w:rPr>
            <w:rFonts w:ascii="Times New Roman" w:eastAsia="Times New Roman" w:hAnsi="Times New Roman" w:cs="Times New Roman"/>
            <w:kern w:val="0"/>
            <w14:ligatures w14:val="none"/>
          </w:rPr>
          <w:delText>se</w:delText>
        </w:r>
      </w:del>
      <w:r w:rsidRPr="0039461C">
        <w:rPr>
          <w:rFonts w:ascii="Times New Roman" w:eastAsia="Times New Roman" w:hAnsi="Times New Roman" w:cs="Times New Roman"/>
          <w:kern w:val="0"/>
          <w14:ligatures w14:val="none"/>
        </w:rPr>
        <w:t xml:space="preserve"> </w:t>
      </w:r>
      <w:del w:id="29" w:author="Christoph Guenther" w:date="2024-07-30T10:10:00Z" w16du:dateUtc="2024-07-30T16:10:00Z">
        <w:r w:rsidRPr="0039461C" w:rsidDel="003E7B4E">
          <w:rPr>
            <w:rFonts w:ascii="Times New Roman" w:eastAsia="Times New Roman" w:hAnsi="Times New Roman" w:cs="Times New Roman"/>
            <w:kern w:val="0"/>
            <w14:ligatures w14:val="none"/>
          </w:rPr>
          <w:delText>objects</w:delText>
        </w:r>
      </w:del>
      <w:del w:id="30" w:author="Christoph Guenther" w:date="2024-07-30T10:09:00Z" w16du:dateUtc="2024-07-30T16:09:00Z">
        <w:r w:rsidRPr="0039461C" w:rsidDel="003E7B4E">
          <w:rPr>
            <w:rFonts w:ascii="Times New Roman" w:eastAsia="Times New Roman" w:hAnsi="Times New Roman" w:cs="Times New Roman"/>
            <w:kern w:val="0"/>
            <w14:ligatures w14:val="none"/>
          </w:rPr>
          <w:delText xml:space="preserve"> in images and videos</w:delText>
        </w:r>
      </w:del>
      <w:r w:rsidRPr="0039461C">
        <w:rPr>
          <w:rFonts w:ascii="Times New Roman" w:eastAsia="Times New Roman" w:hAnsi="Times New Roman" w:cs="Times New Roman"/>
          <w:kern w:val="0"/>
          <w14:ligatures w14:val="none"/>
        </w:rPr>
        <w:t>.</w:t>
      </w:r>
    </w:p>
    <w:p w14:paraId="55125F2C" w14:textId="77777777" w:rsidR="0039461C" w:rsidRPr="0039461C" w:rsidRDefault="0039461C" w:rsidP="0039461C">
      <w:pPr>
        <w:numPr>
          <w:ilvl w:val="0"/>
          <w:numId w:val="6"/>
        </w:numPr>
        <w:spacing w:before="100" w:beforeAutospacing="1" w:after="100" w:afterAutospacing="1"/>
        <w:rPr>
          <w:rFonts w:ascii="Times New Roman" w:eastAsia="Times New Roman" w:hAnsi="Times New Roman" w:cs="Times New Roman"/>
          <w:kern w:val="0"/>
          <w14:ligatures w14:val="none"/>
        </w:rPr>
      </w:pPr>
      <w:r w:rsidRPr="0039461C">
        <w:rPr>
          <w:rFonts w:ascii="Times New Roman" w:eastAsia="Times New Roman" w:hAnsi="Times New Roman" w:cs="Times New Roman"/>
          <w:b/>
          <w:bCs/>
          <w:kern w:val="0"/>
          <w14:ligatures w14:val="none"/>
        </w:rPr>
        <w:t>Technology Stack:</w:t>
      </w:r>
      <w:r w:rsidRPr="0039461C">
        <w:rPr>
          <w:rFonts w:ascii="Times New Roman" w:eastAsia="Times New Roman" w:hAnsi="Times New Roman" w:cs="Times New Roman"/>
          <w:kern w:val="0"/>
          <w14:ligatures w14:val="none"/>
        </w:rPr>
        <w:t xml:space="preserve"> Roboflow, YOLO</w:t>
      </w:r>
      <w:del w:id="31" w:author="Christoph Guenther" w:date="2024-07-30T10:12:00Z" w16du:dateUtc="2024-07-30T16:12:00Z">
        <w:r w:rsidRPr="0039461C" w:rsidDel="003E7B4E">
          <w:rPr>
            <w:rFonts w:ascii="Times New Roman" w:eastAsia="Times New Roman" w:hAnsi="Times New Roman" w:cs="Times New Roman"/>
            <w:kern w:val="0"/>
            <w14:ligatures w14:val="none"/>
          </w:rPr>
          <w:delText>v8</w:delText>
        </w:r>
      </w:del>
      <w:r w:rsidRPr="0039461C">
        <w:rPr>
          <w:rFonts w:ascii="Times New Roman" w:eastAsia="Times New Roman" w:hAnsi="Times New Roman" w:cs="Times New Roman"/>
          <w:kern w:val="0"/>
          <w14:ligatures w14:val="none"/>
        </w:rPr>
        <w:t>, Streamlit, Python.</w:t>
      </w:r>
    </w:p>
    <w:p w14:paraId="3CDA0742" w14:textId="77777777" w:rsidR="0039461C" w:rsidRPr="0039461C" w:rsidRDefault="00000000" w:rsidP="0039461C">
      <w:pPr>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121F1BE4">
          <v:rect id="_x0000_i1026" alt="" style="width:468pt;height:.05pt;mso-width-percent:0;mso-height-percent:0;mso-width-percent:0;mso-height-percent:0" o:hralign="center" o:hrstd="t" o:hr="t" fillcolor="#a0a0a0" stroked="f"/>
        </w:pict>
      </w:r>
    </w:p>
    <w:p w14:paraId="13553483" w14:textId="77777777" w:rsidR="0039461C" w:rsidRPr="0039461C" w:rsidRDefault="0039461C" w:rsidP="0039461C">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39461C">
        <w:rPr>
          <w:rFonts w:ascii="Times New Roman" w:eastAsia="Times New Roman" w:hAnsi="Times New Roman" w:cs="Times New Roman"/>
          <w:b/>
          <w:bCs/>
          <w:kern w:val="0"/>
          <w:sz w:val="27"/>
          <w:szCs w:val="27"/>
          <w14:ligatures w14:val="none"/>
        </w:rPr>
        <w:t>Slide 3: Project Goals</w:t>
      </w:r>
    </w:p>
    <w:p w14:paraId="46CC4EA5" w14:textId="77777777" w:rsidR="0039461C" w:rsidRPr="0039461C" w:rsidRDefault="0039461C" w:rsidP="0039461C">
      <w:pPr>
        <w:spacing w:before="100" w:beforeAutospacing="1" w:after="100" w:afterAutospacing="1"/>
        <w:rPr>
          <w:rFonts w:ascii="Times New Roman" w:eastAsia="Times New Roman" w:hAnsi="Times New Roman" w:cs="Times New Roman"/>
          <w:kern w:val="0"/>
          <w14:ligatures w14:val="none"/>
        </w:rPr>
      </w:pPr>
      <w:del w:id="32" w:author="Christoph Guenther" w:date="2024-07-30T10:57:00Z" w16du:dateUtc="2024-07-30T16:57:00Z">
        <w:r w:rsidRPr="0039461C" w:rsidDel="00552FCC">
          <w:rPr>
            <w:rFonts w:ascii="Times New Roman" w:eastAsia="Times New Roman" w:hAnsi="Times New Roman" w:cs="Times New Roman"/>
            <w:b/>
            <w:bCs/>
            <w:kern w:val="0"/>
            <w14:ligatures w14:val="none"/>
          </w:rPr>
          <w:delText>Title:</w:delText>
        </w:r>
        <w:r w:rsidRPr="0039461C" w:rsidDel="00552FCC">
          <w:rPr>
            <w:rFonts w:ascii="Times New Roman" w:eastAsia="Times New Roman" w:hAnsi="Times New Roman" w:cs="Times New Roman"/>
            <w:kern w:val="0"/>
            <w14:ligatures w14:val="none"/>
          </w:rPr>
          <w:delText xml:space="preserve"> Project Goals</w:delText>
        </w:r>
      </w:del>
      <w:r w:rsidRPr="0039461C">
        <w:rPr>
          <w:rFonts w:ascii="Times New Roman" w:eastAsia="Times New Roman" w:hAnsi="Times New Roman" w:cs="Times New Roman"/>
          <w:kern w:val="0"/>
          <w14:ligatures w14:val="none"/>
        </w:rPr>
        <w:br/>
      </w:r>
      <w:r w:rsidRPr="0039461C">
        <w:rPr>
          <w:rFonts w:ascii="Times New Roman" w:eastAsia="Times New Roman" w:hAnsi="Times New Roman" w:cs="Times New Roman"/>
          <w:b/>
          <w:bCs/>
          <w:kern w:val="0"/>
          <w14:ligatures w14:val="none"/>
        </w:rPr>
        <w:t>Content:</w:t>
      </w:r>
    </w:p>
    <w:p w14:paraId="26F1ED9B" w14:textId="360B5404" w:rsidR="0039461C" w:rsidRPr="0039461C" w:rsidRDefault="0039461C" w:rsidP="0039461C">
      <w:pPr>
        <w:numPr>
          <w:ilvl w:val="0"/>
          <w:numId w:val="7"/>
        </w:numPr>
        <w:spacing w:before="100" w:beforeAutospacing="1" w:after="100" w:afterAutospacing="1"/>
        <w:rPr>
          <w:rFonts w:ascii="Times New Roman" w:eastAsia="Times New Roman" w:hAnsi="Times New Roman" w:cs="Times New Roman"/>
          <w:kern w:val="0"/>
          <w14:ligatures w14:val="none"/>
        </w:rPr>
      </w:pPr>
      <w:r w:rsidRPr="0039461C">
        <w:rPr>
          <w:rFonts w:ascii="Times New Roman" w:eastAsia="Times New Roman" w:hAnsi="Times New Roman" w:cs="Times New Roman"/>
          <w:b/>
          <w:bCs/>
          <w:kern w:val="0"/>
          <w14:ligatures w14:val="none"/>
        </w:rPr>
        <w:t>Primary Goal:</w:t>
      </w:r>
      <w:r w:rsidRPr="0039461C">
        <w:rPr>
          <w:rFonts w:ascii="Times New Roman" w:eastAsia="Times New Roman" w:hAnsi="Times New Roman" w:cs="Times New Roman"/>
          <w:kern w:val="0"/>
          <w14:ligatures w14:val="none"/>
        </w:rPr>
        <w:t xml:space="preserve"> Develop a</w:t>
      </w:r>
      <w:ins w:id="33" w:author="Christoph Guenther" w:date="2024-07-30T10:12:00Z" w16du:dateUtc="2024-07-30T16:12:00Z">
        <w:r w:rsidR="003E7B4E">
          <w:rPr>
            <w:rFonts w:ascii="Times New Roman" w:eastAsia="Times New Roman" w:hAnsi="Times New Roman" w:cs="Times New Roman"/>
            <w:kern w:val="0"/>
            <w14:ligatures w14:val="none"/>
          </w:rPr>
          <w:t>n AI</w:t>
        </w:r>
      </w:ins>
      <w:r w:rsidRPr="0039461C">
        <w:rPr>
          <w:rFonts w:ascii="Times New Roman" w:eastAsia="Times New Roman" w:hAnsi="Times New Roman" w:cs="Times New Roman"/>
          <w:kern w:val="0"/>
          <w14:ligatures w14:val="none"/>
        </w:rPr>
        <w:t xml:space="preserve"> model to detect and blur </w:t>
      </w:r>
      <w:del w:id="34" w:author="Christoph Guenther" w:date="2024-07-30T10:13:00Z" w16du:dateUtc="2024-07-30T16:13:00Z">
        <w:r w:rsidRPr="0039461C" w:rsidDel="003E7B4E">
          <w:rPr>
            <w:rFonts w:ascii="Times New Roman" w:eastAsia="Times New Roman" w:hAnsi="Times New Roman" w:cs="Times New Roman"/>
            <w:kern w:val="0"/>
            <w14:ligatures w14:val="none"/>
          </w:rPr>
          <w:delText xml:space="preserve">framed </w:delText>
        </w:r>
      </w:del>
      <w:ins w:id="35" w:author="Christoph Guenther" w:date="2024-07-30T10:13:00Z" w16du:dateUtc="2024-07-30T16:13:00Z">
        <w:r w:rsidR="003E7B4E">
          <w:rPr>
            <w:rFonts w:ascii="Times New Roman" w:eastAsia="Times New Roman" w:hAnsi="Times New Roman" w:cs="Times New Roman"/>
            <w:kern w:val="0"/>
            <w14:ligatures w14:val="none"/>
          </w:rPr>
          <w:t>picture</w:t>
        </w:r>
        <w:r w:rsidR="003E7B4E" w:rsidRPr="0039461C">
          <w:rPr>
            <w:rFonts w:ascii="Times New Roman" w:eastAsia="Times New Roman" w:hAnsi="Times New Roman" w:cs="Times New Roman"/>
            <w:kern w:val="0"/>
            <w14:ligatures w14:val="none"/>
          </w:rPr>
          <w:t xml:space="preserve"> </w:t>
        </w:r>
      </w:ins>
      <w:r w:rsidRPr="0039461C">
        <w:rPr>
          <w:rFonts w:ascii="Times New Roman" w:eastAsia="Times New Roman" w:hAnsi="Times New Roman" w:cs="Times New Roman"/>
          <w:kern w:val="0"/>
          <w14:ligatures w14:val="none"/>
        </w:rPr>
        <w:t xml:space="preserve">objects </w:t>
      </w:r>
      <w:del w:id="36" w:author="Christoph Guenther" w:date="2024-07-30T10:13:00Z" w16du:dateUtc="2024-07-30T16:13:00Z">
        <w:r w:rsidRPr="0039461C" w:rsidDel="003E7B4E">
          <w:rPr>
            <w:rFonts w:ascii="Times New Roman" w:eastAsia="Times New Roman" w:hAnsi="Times New Roman" w:cs="Times New Roman"/>
            <w:kern w:val="0"/>
            <w14:ligatures w14:val="none"/>
          </w:rPr>
          <w:delText>on walls</w:delText>
        </w:r>
      </w:del>
      <w:ins w:id="37" w:author="Christoph Guenther" w:date="2024-07-30T10:13:00Z" w16du:dateUtc="2024-07-30T16:13:00Z">
        <w:r w:rsidR="003E7B4E">
          <w:rPr>
            <w:rFonts w:ascii="Times New Roman" w:eastAsia="Times New Roman" w:hAnsi="Times New Roman" w:cs="Times New Roman"/>
            <w:kern w:val="0"/>
            <w14:ligatures w14:val="none"/>
          </w:rPr>
          <w:t>in ima</w:t>
        </w:r>
      </w:ins>
      <w:ins w:id="38" w:author="Christoph Guenther" w:date="2024-07-30T10:14:00Z" w16du:dateUtc="2024-07-30T16:14:00Z">
        <w:r w:rsidR="003E7B4E">
          <w:rPr>
            <w:rFonts w:ascii="Times New Roman" w:eastAsia="Times New Roman" w:hAnsi="Times New Roman" w:cs="Times New Roman"/>
            <w:kern w:val="0"/>
            <w14:ligatures w14:val="none"/>
          </w:rPr>
          <w:t>ges and videos</w:t>
        </w:r>
      </w:ins>
      <w:r w:rsidRPr="0039461C">
        <w:rPr>
          <w:rFonts w:ascii="Times New Roman" w:eastAsia="Times New Roman" w:hAnsi="Times New Roman" w:cs="Times New Roman"/>
          <w:kern w:val="0"/>
          <w14:ligatures w14:val="none"/>
        </w:rPr>
        <w:t>.</w:t>
      </w:r>
    </w:p>
    <w:p w14:paraId="2A3508BC" w14:textId="77777777" w:rsidR="0039461C" w:rsidRPr="0039461C" w:rsidRDefault="0039461C" w:rsidP="0039461C">
      <w:pPr>
        <w:numPr>
          <w:ilvl w:val="0"/>
          <w:numId w:val="7"/>
        </w:numPr>
        <w:spacing w:before="100" w:beforeAutospacing="1" w:after="100" w:afterAutospacing="1"/>
        <w:rPr>
          <w:rFonts w:ascii="Times New Roman" w:eastAsia="Times New Roman" w:hAnsi="Times New Roman" w:cs="Times New Roman"/>
          <w:kern w:val="0"/>
          <w14:ligatures w14:val="none"/>
        </w:rPr>
      </w:pPr>
      <w:r w:rsidRPr="0039461C">
        <w:rPr>
          <w:rFonts w:ascii="Times New Roman" w:eastAsia="Times New Roman" w:hAnsi="Times New Roman" w:cs="Times New Roman"/>
          <w:b/>
          <w:bCs/>
          <w:kern w:val="0"/>
          <w14:ligatures w14:val="none"/>
        </w:rPr>
        <w:t>Sub-goals:</w:t>
      </w:r>
    </w:p>
    <w:p w14:paraId="4F9CDB54" w14:textId="1D7AA7B9" w:rsidR="0039461C" w:rsidRPr="0039461C" w:rsidRDefault="0039461C" w:rsidP="0039461C">
      <w:pPr>
        <w:numPr>
          <w:ilvl w:val="1"/>
          <w:numId w:val="7"/>
        </w:numPr>
        <w:spacing w:before="100" w:beforeAutospacing="1" w:after="100" w:afterAutospacing="1"/>
        <w:rPr>
          <w:rFonts w:ascii="Times New Roman" w:eastAsia="Times New Roman" w:hAnsi="Times New Roman" w:cs="Times New Roman"/>
          <w:kern w:val="0"/>
          <w14:ligatures w14:val="none"/>
        </w:rPr>
      </w:pPr>
      <w:r w:rsidRPr="0039461C">
        <w:rPr>
          <w:rFonts w:ascii="Times New Roman" w:eastAsia="Times New Roman" w:hAnsi="Times New Roman" w:cs="Times New Roman"/>
          <w:kern w:val="0"/>
          <w14:ligatures w14:val="none"/>
        </w:rPr>
        <w:t>High</w:t>
      </w:r>
      <w:ins w:id="39" w:author="Christoph Guenther" w:date="2024-07-30T10:59:00Z" w16du:dateUtc="2024-07-30T16:59:00Z">
        <w:r w:rsidR="00552FCC">
          <w:rPr>
            <w:rFonts w:ascii="Times New Roman" w:eastAsia="Times New Roman" w:hAnsi="Times New Roman" w:cs="Times New Roman"/>
            <w:kern w:val="0"/>
            <w14:ligatures w14:val="none"/>
          </w:rPr>
          <w:t>-</w:t>
        </w:r>
      </w:ins>
      <w:del w:id="40" w:author="Christoph Guenther" w:date="2024-07-30T10:59:00Z" w16du:dateUtc="2024-07-30T16:59:00Z">
        <w:r w:rsidRPr="0039461C" w:rsidDel="00552FCC">
          <w:rPr>
            <w:rFonts w:ascii="Times New Roman" w:eastAsia="Times New Roman" w:hAnsi="Times New Roman" w:cs="Times New Roman"/>
            <w:kern w:val="0"/>
            <w14:ligatures w14:val="none"/>
          </w:rPr>
          <w:delText xml:space="preserve"> </w:delText>
        </w:r>
      </w:del>
      <w:r w:rsidRPr="0039461C">
        <w:rPr>
          <w:rFonts w:ascii="Times New Roman" w:eastAsia="Times New Roman" w:hAnsi="Times New Roman" w:cs="Times New Roman"/>
          <w:kern w:val="0"/>
          <w14:ligatures w14:val="none"/>
        </w:rPr>
        <w:t xml:space="preserve">accuracy </w:t>
      </w:r>
      <w:del w:id="41" w:author="Christoph Guenther" w:date="2024-07-30T10:14:00Z" w16du:dateUtc="2024-07-30T16:14:00Z">
        <w:r w:rsidRPr="0039461C" w:rsidDel="003E7B4E">
          <w:rPr>
            <w:rFonts w:ascii="Times New Roman" w:eastAsia="Times New Roman" w:hAnsi="Times New Roman" w:cs="Times New Roman"/>
            <w:kern w:val="0"/>
            <w14:ligatures w14:val="none"/>
          </w:rPr>
          <w:delText xml:space="preserve">in </w:delText>
        </w:r>
      </w:del>
      <w:r w:rsidRPr="0039461C">
        <w:rPr>
          <w:rFonts w:ascii="Times New Roman" w:eastAsia="Times New Roman" w:hAnsi="Times New Roman" w:cs="Times New Roman"/>
          <w:kern w:val="0"/>
          <w14:ligatures w14:val="none"/>
        </w:rPr>
        <w:t>detection</w:t>
      </w:r>
      <w:ins w:id="42" w:author="Christoph Guenther" w:date="2024-07-30T10:14:00Z" w16du:dateUtc="2024-07-30T16:14:00Z">
        <w:r w:rsidR="003E7B4E">
          <w:rPr>
            <w:rFonts w:ascii="Times New Roman" w:eastAsia="Times New Roman" w:hAnsi="Times New Roman" w:cs="Times New Roman"/>
            <w:kern w:val="0"/>
            <w14:ligatures w14:val="none"/>
          </w:rPr>
          <w:t xml:space="preserve"> of picture objects</w:t>
        </w:r>
      </w:ins>
      <w:r w:rsidRPr="0039461C">
        <w:rPr>
          <w:rFonts w:ascii="Times New Roman" w:eastAsia="Times New Roman" w:hAnsi="Times New Roman" w:cs="Times New Roman"/>
          <w:kern w:val="0"/>
          <w14:ligatures w14:val="none"/>
        </w:rPr>
        <w:t>.</w:t>
      </w:r>
    </w:p>
    <w:p w14:paraId="4F9706D9" w14:textId="77777777" w:rsidR="0039461C" w:rsidRDefault="0039461C" w:rsidP="0039461C">
      <w:pPr>
        <w:numPr>
          <w:ilvl w:val="1"/>
          <w:numId w:val="7"/>
        </w:numPr>
        <w:spacing w:before="100" w:beforeAutospacing="1" w:after="100" w:afterAutospacing="1"/>
        <w:rPr>
          <w:ins w:id="43" w:author="Christoph Guenther" w:date="2024-07-30T10:16:00Z" w16du:dateUtc="2024-07-30T16:16:00Z"/>
          <w:rFonts w:ascii="Times New Roman" w:eastAsia="Times New Roman" w:hAnsi="Times New Roman" w:cs="Times New Roman"/>
          <w:kern w:val="0"/>
          <w14:ligatures w14:val="none"/>
        </w:rPr>
      </w:pPr>
      <w:r w:rsidRPr="0039461C">
        <w:rPr>
          <w:rFonts w:ascii="Times New Roman" w:eastAsia="Times New Roman" w:hAnsi="Times New Roman" w:cs="Times New Roman"/>
          <w:kern w:val="0"/>
          <w14:ligatures w14:val="none"/>
        </w:rPr>
        <w:t>Efficient blurring</w:t>
      </w:r>
      <w:del w:id="44" w:author="Christoph Guenther" w:date="2024-07-30T10:59:00Z" w16du:dateUtc="2024-07-30T16:59:00Z">
        <w:r w:rsidRPr="0039461C" w:rsidDel="00552FCC">
          <w:rPr>
            <w:rFonts w:ascii="Times New Roman" w:eastAsia="Times New Roman" w:hAnsi="Times New Roman" w:cs="Times New Roman"/>
            <w:kern w:val="0"/>
            <w14:ligatures w14:val="none"/>
          </w:rPr>
          <w:delText xml:space="preserve"> technique</w:delText>
        </w:r>
      </w:del>
      <w:r w:rsidRPr="0039461C">
        <w:rPr>
          <w:rFonts w:ascii="Times New Roman" w:eastAsia="Times New Roman" w:hAnsi="Times New Roman" w:cs="Times New Roman"/>
          <w:kern w:val="0"/>
          <w14:ligatures w14:val="none"/>
        </w:rPr>
        <w:t xml:space="preserve"> that maintains</w:t>
      </w:r>
      <w:del w:id="45" w:author="Christoph Guenther" w:date="2024-07-30T10:59:00Z" w16du:dateUtc="2024-07-30T16:59:00Z">
        <w:r w:rsidRPr="0039461C" w:rsidDel="00552FCC">
          <w:rPr>
            <w:rFonts w:ascii="Times New Roman" w:eastAsia="Times New Roman" w:hAnsi="Times New Roman" w:cs="Times New Roman"/>
            <w:kern w:val="0"/>
            <w14:ligatures w14:val="none"/>
          </w:rPr>
          <w:delText xml:space="preserve"> overall</w:delText>
        </w:r>
      </w:del>
      <w:r w:rsidRPr="0039461C">
        <w:rPr>
          <w:rFonts w:ascii="Times New Roman" w:eastAsia="Times New Roman" w:hAnsi="Times New Roman" w:cs="Times New Roman"/>
          <w:kern w:val="0"/>
          <w14:ligatures w14:val="none"/>
        </w:rPr>
        <w:t xml:space="preserve"> image quality.</w:t>
      </w:r>
    </w:p>
    <w:p w14:paraId="529CE2FB" w14:textId="3A15F005" w:rsidR="00BC056B" w:rsidRPr="0039461C" w:rsidRDefault="00BC056B" w:rsidP="0039461C">
      <w:pPr>
        <w:numPr>
          <w:ilvl w:val="1"/>
          <w:numId w:val="7"/>
        </w:numPr>
        <w:spacing w:before="100" w:beforeAutospacing="1" w:after="100" w:afterAutospacing="1"/>
        <w:rPr>
          <w:rFonts w:ascii="Times New Roman" w:eastAsia="Times New Roman" w:hAnsi="Times New Roman" w:cs="Times New Roman"/>
          <w:kern w:val="0"/>
          <w14:ligatures w14:val="none"/>
        </w:rPr>
      </w:pPr>
      <w:ins w:id="46" w:author="Christoph Guenther" w:date="2024-07-30T10:16:00Z" w16du:dateUtc="2024-07-30T16:16:00Z">
        <w:r>
          <w:rPr>
            <w:rFonts w:ascii="Times New Roman" w:eastAsia="Times New Roman" w:hAnsi="Times New Roman" w:cs="Times New Roman"/>
            <w:kern w:val="0"/>
            <w14:ligatures w14:val="none"/>
          </w:rPr>
          <w:t xml:space="preserve">Fast processing </w:t>
        </w:r>
      </w:ins>
      <w:ins w:id="47" w:author="Christoph Guenther" w:date="2024-07-30T10:17:00Z" w16du:dateUtc="2024-07-30T16:17:00Z">
        <w:r>
          <w:rPr>
            <w:rFonts w:ascii="Times New Roman" w:eastAsia="Times New Roman" w:hAnsi="Times New Roman" w:cs="Times New Roman"/>
            <w:kern w:val="0"/>
            <w14:ligatures w14:val="none"/>
          </w:rPr>
          <w:t xml:space="preserve">of images/videos </w:t>
        </w:r>
      </w:ins>
      <w:ins w:id="48" w:author="Christoph Guenther" w:date="2024-07-30T10:16:00Z" w16du:dateUtc="2024-07-30T16:16:00Z">
        <w:r>
          <w:rPr>
            <w:rFonts w:ascii="Times New Roman" w:eastAsia="Times New Roman" w:hAnsi="Times New Roman" w:cs="Times New Roman"/>
            <w:kern w:val="0"/>
            <w14:ligatures w14:val="none"/>
          </w:rPr>
          <w:t>without sacrificing accuracy.</w:t>
        </w:r>
      </w:ins>
    </w:p>
    <w:p w14:paraId="6FEE8ACC" w14:textId="77777777" w:rsidR="0039461C" w:rsidRPr="0039461C" w:rsidRDefault="0039461C" w:rsidP="0039461C">
      <w:pPr>
        <w:numPr>
          <w:ilvl w:val="1"/>
          <w:numId w:val="7"/>
        </w:numPr>
        <w:spacing w:before="100" w:beforeAutospacing="1" w:after="100" w:afterAutospacing="1"/>
        <w:rPr>
          <w:rFonts w:ascii="Times New Roman" w:eastAsia="Times New Roman" w:hAnsi="Times New Roman" w:cs="Times New Roman"/>
          <w:kern w:val="0"/>
          <w14:ligatures w14:val="none"/>
        </w:rPr>
      </w:pPr>
      <w:r w:rsidRPr="0039461C">
        <w:rPr>
          <w:rFonts w:ascii="Times New Roman" w:eastAsia="Times New Roman" w:hAnsi="Times New Roman" w:cs="Times New Roman"/>
          <w:kern w:val="0"/>
          <w14:ligatures w14:val="none"/>
        </w:rPr>
        <w:t>User</w:t>
      </w:r>
      <w:del w:id="49" w:author="Christoph Guenther" w:date="2024-07-30T11:00:00Z" w16du:dateUtc="2024-07-30T17:00:00Z">
        <w:r w:rsidRPr="0039461C" w:rsidDel="00552FCC">
          <w:rPr>
            <w:rFonts w:ascii="Times New Roman" w:eastAsia="Times New Roman" w:hAnsi="Times New Roman" w:cs="Times New Roman"/>
            <w:kern w:val="0"/>
            <w14:ligatures w14:val="none"/>
          </w:rPr>
          <w:delText>-friendly</w:delText>
        </w:r>
      </w:del>
      <w:r w:rsidRPr="0039461C">
        <w:rPr>
          <w:rFonts w:ascii="Times New Roman" w:eastAsia="Times New Roman" w:hAnsi="Times New Roman" w:cs="Times New Roman"/>
          <w:kern w:val="0"/>
          <w14:ligatures w14:val="none"/>
        </w:rPr>
        <w:t xml:space="preserve"> interface for uploading and processing images/videos.</w:t>
      </w:r>
    </w:p>
    <w:p w14:paraId="2D4F9764" w14:textId="77777777" w:rsidR="0039461C" w:rsidRPr="0039461C" w:rsidRDefault="00000000" w:rsidP="0039461C">
      <w:pPr>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7139C1B5">
          <v:rect id="_x0000_i1027" alt="" style="width:468pt;height:.05pt;mso-width-percent:0;mso-height-percent:0;mso-width-percent:0;mso-height-percent:0" o:hralign="center" o:hrstd="t" o:hr="t" fillcolor="#a0a0a0" stroked="f"/>
        </w:pict>
      </w:r>
    </w:p>
    <w:p w14:paraId="616FA4BA" w14:textId="77777777" w:rsidR="0039461C" w:rsidRPr="0039461C" w:rsidRDefault="0039461C" w:rsidP="0039461C">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39461C">
        <w:rPr>
          <w:rFonts w:ascii="Times New Roman" w:eastAsia="Times New Roman" w:hAnsi="Times New Roman" w:cs="Times New Roman"/>
          <w:b/>
          <w:bCs/>
          <w:kern w:val="0"/>
          <w:sz w:val="27"/>
          <w:szCs w:val="27"/>
          <w14:ligatures w14:val="none"/>
        </w:rPr>
        <w:t>Slide 4: Data Collection and Preparation</w:t>
      </w:r>
    </w:p>
    <w:p w14:paraId="130F65C4" w14:textId="77777777" w:rsidR="0039461C" w:rsidRPr="0039461C" w:rsidRDefault="0039461C" w:rsidP="0039461C">
      <w:pPr>
        <w:spacing w:before="100" w:beforeAutospacing="1" w:after="100" w:afterAutospacing="1"/>
        <w:rPr>
          <w:rFonts w:ascii="Times New Roman" w:eastAsia="Times New Roman" w:hAnsi="Times New Roman" w:cs="Times New Roman"/>
          <w:kern w:val="0"/>
          <w14:ligatures w14:val="none"/>
        </w:rPr>
      </w:pPr>
      <w:del w:id="50" w:author="Christoph Guenther" w:date="2024-07-30T10:56:00Z" w16du:dateUtc="2024-07-30T16:56:00Z">
        <w:r w:rsidRPr="0039461C" w:rsidDel="00552FCC">
          <w:rPr>
            <w:rFonts w:ascii="Times New Roman" w:eastAsia="Times New Roman" w:hAnsi="Times New Roman" w:cs="Times New Roman"/>
            <w:b/>
            <w:bCs/>
            <w:kern w:val="0"/>
            <w14:ligatures w14:val="none"/>
          </w:rPr>
          <w:delText>Title:</w:delText>
        </w:r>
        <w:r w:rsidRPr="0039461C" w:rsidDel="00552FCC">
          <w:rPr>
            <w:rFonts w:ascii="Times New Roman" w:eastAsia="Times New Roman" w:hAnsi="Times New Roman" w:cs="Times New Roman"/>
            <w:kern w:val="0"/>
            <w14:ligatures w14:val="none"/>
          </w:rPr>
          <w:delText xml:space="preserve"> Data Collection and Preparation</w:delText>
        </w:r>
      </w:del>
      <w:r w:rsidRPr="0039461C">
        <w:rPr>
          <w:rFonts w:ascii="Times New Roman" w:eastAsia="Times New Roman" w:hAnsi="Times New Roman" w:cs="Times New Roman"/>
          <w:kern w:val="0"/>
          <w14:ligatures w14:val="none"/>
        </w:rPr>
        <w:br/>
      </w:r>
      <w:r w:rsidRPr="0039461C">
        <w:rPr>
          <w:rFonts w:ascii="Times New Roman" w:eastAsia="Times New Roman" w:hAnsi="Times New Roman" w:cs="Times New Roman"/>
          <w:b/>
          <w:bCs/>
          <w:kern w:val="0"/>
          <w14:ligatures w14:val="none"/>
        </w:rPr>
        <w:t>Content:</w:t>
      </w:r>
    </w:p>
    <w:p w14:paraId="50BFBCC9" w14:textId="5165C5AF" w:rsidR="0039461C" w:rsidRPr="0039461C" w:rsidRDefault="0039461C" w:rsidP="0039461C">
      <w:pPr>
        <w:numPr>
          <w:ilvl w:val="0"/>
          <w:numId w:val="8"/>
        </w:numPr>
        <w:spacing w:before="100" w:beforeAutospacing="1" w:after="100" w:afterAutospacing="1"/>
        <w:rPr>
          <w:rFonts w:ascii="Times New Roman" w:eastAsia="Times New Roman" w:hAnsi="Times New Roman" w:cs="Times New Roman"/>
          <w:kern w:val="0"/>
          <w14:ligatures w14:val="none"/>
        </w:rPr>
      </w:pPr>
      <w:r w:rsidRPr="0039461C">
        <w:rPr>
          <w:rFonts w:ascii="Times New Roman" w:eastAsia="Times New Roman" w:hAnsi="Times New Roman" w:cs="Times New Roman"/>
          <w:b/>
          <w:bCs/>
          <w:kern w:val="0"/>
          <w14:ligatures w14:val="none"/>
        </w:rPr>
        <w:t>Data Sources:</w:t>
      </w:r>
      <w:r w:rsidRPr="0039461C">
        <w:rPr>
          <w:rFonts w:ascii="Times New Roman" w:eastAsia="Times New Roman" w:hAnsi="Times New Roman" w:cs="Times New Roman"/>
          <w:kern w:val="0"/>
          <w14:ligatures w14:val="none"/>
        </w:rPr>
        <w:t xml:space="preserve"> Images </w:t>
      </w:r>
      <w:del w:id="51" w:author="Christoph Guenther" w:date="2024-07-30T10:18:00Z" w16du:dateUtc="2024-07-30T16:18:00Z">
        <w:r w:rsidRPr="0039461C" w:rsidDel="00E24EE9">
          <w:rPr>
            <w:rFonts w:ascii="Times New Roman" w:eastAsia="Times New Roman" w:hAnsi="Times New Roman" w:cs="Times New Roman"/>
            <w:kern w:val="0"/>
            <w14:ligatures w14:val="none"/>
          </w:rPr>
          <w:delText>and videos</w:delText>
        </w:r>
      </w:del>
      <w:r w:rsidRPr="0039461C">
        <w:rPr>
          <w:rFonts w:ascii="Times New Roman" w:eastAsia="Times New Roman" w:hAnsi="Times New Roman" w:cs="Times New Roman"/>
          <w:kern w:val="0"/>
          <w14:ligatures w14:val="none"/>
        </w:rPr>
        <w:t xml:space="preserve"> of various indoor environments</w:t>
      </w:r>
      <w:ins w:id="52" w:author="Christoph Guenther" w:date="2024-07-30T10:25:00Z" w16du:dateUtc="2024-07-30T16:25:00Z">
        <w:r w:rsidR="005D5AC8">
          <w:rPr>
            <w:rFonts w:ascii="Times New Roman" w:eastAsia="Times New Roman" w:hAnsi="Times New Roman" w:cs="Times New Roman"/>
            <w:kern w:val="0"/>
            <w14:ligatures w14:val="none"/>
          </w:rPr>
          <w:t xml:space="preserve"> (Kaggle – need source</w:t>
        </w:r>
      </w:ins>
      <w:ins w:id="53" w:author="Christoph Guenther" w:date="2024-07-30T10:54:00Z" w16du:dateUtc="2024-07-30T16:54:00Z">
        <w:r w:rsidR="00F965D2">
          <w:rPr>
            <w:rFonts w:ascii="Times New Roman" w:eastAsia="Times New Roman" w:hAnsi="Times New Roman" w:cs="Times New Roman"/>
            <w:kern w:val="0"/>
            <w14:ligatures w14:val="none"/>
          </w:rPr>
          <w:t xml:space="preserve"> link</w:t>
        </w:r>
      </w:ins>
      <w:ins w:id="54" w:author="Christoph Guenther" w:date="2024-07-30T10:25:00Z" w16du:dateUtc="2024-07-30T16:25:00Z">
        <w:r w:rsidR="005D5AC8">
          <w:rPr>
            <w:rFonts w:ascii="Times New Roman" w:eastAsia="Times New Roman" w:hAnsi="Times New Roman" w:cs="Times New Roman"/>
            <w:kern w:val="0"/>
            <w14:ligatures w14:val="none"/>
          </w:rPr>
          <w:t>)</w:t>
        </w:r>
      </w:ins>
      <w:r w:rsidRPr="0039461C">
        <w:rPr>
          <w:rFonts w:ascii="Times New Roman" w:eastAsia="Times New Roman" w:hAnsi="Times New Roman" w:cs="Times New Roman"/>
          <w:kern w:val="0"/>
          <w14:ligatures w14:val="none"/>
        </w:rPr>
        <w:t>.</w:t>
      </w:r>
    </w:p>
    <w:p w14:paraId="710C9724" w14:textId="77777777" w:rsidR="00DE4C26" w:rsidRDefault="0039461C" w:rsidP="0039461C">
      <w:pPr>
        <w:numPr>
          <w:ilvl w:val="0"/>
          <w:numId w:val="8"/>
        </w:numPr>
        <w:spacing w:before="100" w:beforeAutospacing="1" w:after="100" w:afterAutospacing="1"/>
        <w:rPr>
          <w:ins w:id="55" w:author="Christoph Guenther" w:date="2024-07-30T10:30:00Z" w16du:dateUtc="2024-07-30T16:30:00Z"/>
          <w:rFonts w:ascii="Times New Roman" w:eastAsia="Times New Roman" w:hAnsi="Times New Roman" w:cs="Times New Roman"/>
          <w:kern w:val="0"/>
          <w14:ligatures w14:val="none"/>
        </w:rPr>
      </w:pPr>
      <w:del w:id="56" w:author="Christoph Guenther" w:date="2024-07-30T10:29:00Z" w16du:dateUtc="2024-07-30T16:29:00Z">
        <w:r w:rsidRPr="0039461C" w:rsidDel="00DE4C26">
          <w:rPr>
            <w:rFonts w:ascii="Times New Roman" w:eastAsia="Times New Roman" w:hAnsi="Times New Roman" w:cs="Times New Roman"/>
            <w:b/>
            <w:bCs/>
            <w:kern w:val="0"/>
            <w14:ligatures w14:val="none"/>
          </w:rPr>
          <w:delText xml:space="preserve">Annotation </w:delText>
        </w:r>
      </w:del>
      <w:ins w:id="57" w:author="Christoph Guenther" w:date="2024-07-30T10:29:00Z" w16du:dateUtc="2024-07-30T16:29:00Z">
        <w:r w:rsidR="00DE4C26">
          <w:rPr>
            <w:rFonts w:ascii="Times New Roman" w:eastAsia="Times New Roman" w:hAnsi="Times New Roman" w:cs="Times New Roman"/>
            <w:b/>
            <w:bCs/>
            <w:kern w:val="0"/>
            <w14:ligatures w14:val="none"/>
          </w:rPr>
          <w:t>Image Preparation</w:t>
        </w:r>
      </w:ins>
      <w:del w:id="58" w:author="Christoph Guenther" w:date="2024-07-30T10:30:00Z" w16du:dateUtc="2024-07-30T16:30:00Z">
        <w:r w:rsidRPr="0039461C" w:rsidDel="00DE4C26">
          <w:rPr>
            <w:rFonts w:ascii="Times New Roman" w:eastAsia="Times New Roman" w:hAnsi="Times New Roman" w:cs="Times New Roman"/>
            <w:b/>
            <w:bCs/>
            <w:kern w:val="0"/>
            <w14:ligatures w14:val="none"/>
          </w:rPr>
          <w:delText>Tool</w:delText>
        </w:r>
      </w:del>
      <w:r w:rsidRPr="0039461C">
        <w:rPr>
          <w:rFonts w:ascii="Times New Roman" w:eastAsia="Times New Roman" w:hAnsi="Times New Roman" w:cs="Times New Roman"/>
          <w:b/>
          <w:bCs/>
          <w:kern w:val="0"/>
          <w14:ligatures w14:val="none"/>
        </w:rPr>
        <w:t>:</w:t>
      </w:r>
      <w:r w:rsidRPr="0039461C">
        <w:rPr>
          <w:rFonts w:ascii="Times New Roman" w:eastAsia="Times New Roman" w:hAnsi="Times New Roman" w:cs="Times New Roman"/>
          <w:kern w:val="0"/>
          <w14:ligatures w14:val="none"/>
        </w:rPr>
        <w:t xml:space="preserve"> </w:t>
      </w:r>
    </w:p>
    <w:p w14:paraId="28485108" w14:textId="23CDDBF1" w:rsidR="00DE4C26" w:rsidRDefault="00DE4C26" w:rsidP="00DE4C26">
      <w:pPr>
        <w:numPr>
          <w:ilvl w:val="1"/>
          <w:numId w:val="8"/>
        </w:numPr>
        <w:spacing w:before="100" w:beforeAutospacing="1" w:after="100" w:afterAutospacing="1"/>
        <w:rPr>
          <w:ins w:id="59" w:author="Christoph Guenther" w:date="2024-07-30T10:34:00Z" w16du:dateUtc="2024-07-30T16:34:00Z"/>
          <w:rFonts w:ascii="Times New Roman" w:eastAsia="Times New Roman" w:hAnsi="Times New Roman" w:cs="Times New Roman"/>
          <w:kern w:val="0"/>
          <w14:ligatures w14:val="none"/>
        </w:rPr>
      </w:pPr>
      <w:ins w:id="60" w:author="Christoph Guenther" w:date="2024-07-30T10:30:00Z" w16du:dateUtc="2024-07-30T16:30:00Z">
        <w:r>
          <w:rPr>
            <w:rFonts w:ascii="Times New Roman" w:eastAsia="Times New Roman" w:hAnsi="Times New Roman" w:cs="Times New Roman"/>
            <w:kern w:val="0"/>
            <w14:ligatures w14:val="none"/>
          </w:rPr>
          <w:t>Annotation</w:t>
        </w:r>
      </w:ins>
      <w:ins w:id="61" w:author="Christoph Guenther" w:date="2024-07-30T10:31:00Z" w16du:dateUtc="2024-07-30T16:31:00Z">
        <w:r>
          <w:rPr>
            <w:rFonts w:ascii="Times New Roman" w:eastAsia="Times New Roman" w:hAnsi="Times New Roman" w:cs="Times New Roman"/>
            <w:kern w:val="0"/>
            <w14:ligatures w14:val="none"/>
          </w:rPr>
          <w:t xml:space="preserve"> – Identify</w:t>
        </w:r>
      </w:ins>
      <w:ins w:id="62" w:author="Christoph Guenther" w:date="2024-07-30T10:41:00Z" w16du:dateUtc="2024-07-30T16:41:00Z">
        <w:r w:rsidR="00E8517A">
          <w:rPr>
            <w:rFonts w:ascii="Times New Roman" w:eastAsia="Times New Roman" w:hAnsi="Times New Roman" w:cs="Times New Roman"/>
            <w:kern w:val="0"/>
            <w14:ligatures w14:val="none"/>
          </w:rPr>
          <w:t>, draw bounding boxes,</w:t>
        </w:r>
      </w:ins>
      <w:ins w:id="63" w:author="Christoph Guenther" w:date="2024-07-30T10:31:00Z" w16du:dateUtc="2024-07-30T16:31:00Z">
        <w:r>
          <w:rPr>
            <w:rFonts w:ascii="Times New Roman" w:eastAsia="Times New Roman" w:hAnsi="Times New Roman" w:cs="Times New Roman"/>
            <w:kern w:val="0"/>
            <w14:ligatures w14:val="none"/>
          </w:rPr>
          <w:t xml:space="preserve"> and </w:t>
        </w:r>
      </w:ins>
      <w:ins w:id="64" w:author="Christoph Guenther" w:date="2024-07-30T10:40:00Z" w16du:dateUtc="2024-07-30T16:40:00Z">
        <w:r w:rsidR="00E8517A">
          <w:rPr>
            <w:rFonts w:ascii="Times New Roman" w:eastAsia="Times New Roman" w:hAnsi="Times New Roman" w:cs="Times New Roman"/>
            <w:kern w:val="0"/>
            <w14:ligatures w14:val="none"/>
          </w:rPr>
          <w:t>label</w:t>
        </w:r>
      </w:ins>
      <w:ins w:id="65" w:author="Christoph Guenther" w:date="2024-07-30T10:31:00Z" w16du:dateUtc="2024-07-30T16:31:00Z">
        <w:r>
          <w:rPr>
            <w:rFonts w:ascii="Times New Roman" w:eastAsia="Times New Roman" w:hAnsi="Times New Roman" w:cs="Times New Roman"/>
            <w:kern w:val="0"/>
            <w14:ligatures w14:val="none"/>
          </w:rPr>
          <w:t xml:space="preserve"> picture objects</w:t>
        </w:r>
      </w:ins>
      <w:ins w:id="66" w:author="Christoph Guenther" w:date="2024-07-30T10:54:00Z" w16du:dateUtc="2024-07-30T16:54:00Z">
        <w:r w:rsidR="00F965D2">
          <w:rPr>
            <w:rFonts w:ascii="Times New Roman" w:eastAsia="Times New Roman" w:hAnsi="Times New Roman" w:cs="Times New Roman"/>
            <w:kern w:val="0"/>
            <w14:ligatures w14:val="none"/>
          </w:rPr>
          <w:t xml:space="preserve"> in </w:t>
        </w:r>
      </w:ins>
      <w:ins w:id="67" w:author="Christoph Guenther" w:date="2024-07-30T10:55:00Z" w16du:dateUtc="2024-07-30T16:55:00Z">
        <w:r w:rsidR="00F965D2">
          <w:rPr>
            <w:rFonts w:ascii="Times New Roman" w:eastAsia="Times New Roman" w:hAnsi="Times New Roman" w:cs="Times New Roman"/>
            <w:kern w:val="0"/>
            <w14:ligatures w14:val="none"/>
          </w:rPr>
          <w:t>images</w:t>
        </w:r>
      </w:ins>
      <w:ins w:id="68" w:author="Christoph Guenther" w:date="2024-07-30T10:40:00Z" w16du:dateUtc="2024-07-30T16:40:00Z">
        <w:r w:rsidR="00E8517A">
          <w:rPr>
            <w:rFonts w:ascii="Times New Roman" w:eastAsia="Times New Roman" w:hAnsi="Times New Roman" w:cs="Times New Roman"/>
            <w:kern w:val="0"/>
            <w14:ligatures w14:val="none"/>
          </w:rPr>
          <w:t>.</w:t>
        </w:r>
      </w:ins>
    </w:p>
    <w:p w14:paraId="192C6D4D" w14:textId="56F21BE8" w:rsidR="00DE4C26" w:rsidRDefault="00DE4C26" w:rsidP="00DE4C26">
      <w:pPr>
        <w:numPr>
          <w:ilvl w:val="1"/>
          <w:numId w:val="8"/>
        </w:numPr>
        <w:spacing w:before="100" w:beforeAutospacing="1" w:after="100" w:afterAutospacing="1"/>
        <w:rPr>
          <w:ins w:id="69" w:author="Christoph Guenther" w:date="2024-07-30T10:30:00Z" w16du:dateUtc="2024-07-30T16:30:00Z"/>
          <w:rFonts w:ascii="Times New Roman" w:eastAsia="Times New Roman" w:hAnsi="Times New Roman" w:cs="Times New Roman"/>
          <w:kern w:val="0"/>
          <w14:ligatures w14:val="none"/>
        </w:rPr>
      </w:pPr>
      <w:ins w:id="70" w:author="Christoph Guenther" w:date="2024-07-30T10:35:00Z" w16du:dateUtc="2024-07-30T16:35:00Z">
        <w:r>
          <w:rPr>
            <w:rFonts w:ascii="Times New Roman" w:eastAsia="Times New Roman" w:hAnsi="Times New Roman" w:cs="Times New Roman"/>
            <w:kern w:val="0"/>
            <w14:ligatures w14:val="none"/>
          </w:rPr>
          <w:lastRenderedPageBreak/>
          <w:t xml:space="preserve">Creation </w:t>
        </w:r>
      </w:ins>
      <w:ins w:id="71" w:author="Christoph Guenther" w:date="2024-07-30T10:36:00Z" w16du:dateUtc="2024-07-30T16:36:00Z">
        <w:r w:rsidR="00B87E0A">
          <w:rPr>
            <w:rFonts w:ascii="Times New Roman" w:eastAsia="Times New Roman" w:hAnsi="Times New Roman" w:cs="Times New Roman"/>
            <w:kern w:val="0"/>
            <w14:ligatures w14:val="none"/>
          </w:rPr>
          <w:t>of training</w:t>
        </w:r>
      </w:ins>
      <w:ins w:id="72" w:author="Christoph Guenther" w:date="2024-07-30T10:35:00Z" w16du:dateUtc="2024-07-30T16:35:00Z">
        <w:r>
          <w:rPr>
            <w:rFonts w:ascii="Times New Roman" w:eastAsia="Times New Roman" w:hAnsi="Times New Roman" w:cs="Times New Roman"/>
            <w:kern w:val="0"/>
            <w14:ligatures w14:val="none"/>
          </w:rPr>
          <w:t>, testing, and validation datasets</w:t>
        </w:r>
      </w:ins>
      <w:ins w:id="73" w:author="Christoph Guenther" w:date="2024-07-30T10:40:00Z" w16du:dateUtc="2024-07-30T16:40:00Z">
        <w:r w:rsidR="00E8517A">
          <w:rPr>
            <w:rFonts w:ascii="Times New Roman" w:eastAsia="Times New Roman" w:hAnsi="Times New Roman" w:cs="Times New Roman"/>
            <w:kern w:val="0"/>
            <w14:ligatures w14:val="none"/>
          </w:rPr>
          <w:t>.</w:t>
        </w:r>
      </w:ins>
    </w:p>
    <w:p w14:paraId="70589861" w14:textId="7E3FDA54" w:rsidR="00DE4C26" w:rsidRDefault="00DE4C26" w:rsidP="00DE4C26">
      <w:pPr>
        <w:numPr>
          <w:ilvl w:val="1"/>
          <w:numId w:val="8"/>
        </w:numPr>
        <w:spacing w:before="100" w:beforeAutospacing="1" w:after="100" w:afterAutospacing="1"/>
        <w:rPr>
          <w:ins w:id="74" w:author="Christoph Guenther" w:date="2024-07-30T10:41:00Z" w16du:dateUtc="2024-07-30T16:41:00Z"/>
          <w:rFonts w:ascii="Times New Roman" w:eastAsia="Times New Roman" w:hAnsi="Times New Roman" w:cs="Times New Roman"/>
          <w:kern w:val="0"/>
          <w14:ligatures w14:val="none"/>
        </w:rPr>
      </w:pPr>
      <w:ins w:id="75" w:author="Christoph Guenther" w:date="2024-07-30T10:30:00Z" w16du:dateUtc="2024-07-30T16:30:00Z">
        <w:r>
          <w:rPr>
            <w:rFonts w:ascii="Times New Roman" w:eastAsia="Times New Roman" w:hAnsi="Times New Roman" w:cs="Times New Roman"/>
            <w:kern w:val="0"/>
            <w14:ligatures w14:val="none"/>
          </w:rPr>
          <w:t>Augmentation</w:t>
        </w:r>
      </w:ins>
      <w:ins w:id="76" w:author="Christoph Guenther" w:date="2024-07-30T10:31:00Z" w16du:dateUtc="2024-07-30T16:31:00Z">
        <w:r>
          <w:rPr>
            <w:rFonts w:ascii="Times New Roman" w:eastAsia="Times New Roman" w:hAnsi="Times New Roman" w:cs="Times New Roman"/>
            <w:kern w:val="0"/>
            <w14:ligatures w14:val="none"/>
          </w:rPr>
          <w:t xml:space="preserve"> </w:t>
        </w:r>
      </w:ins>
      <w:ins w:id="77" w:author="Christoph Guenther" w:date="2024-07-30T10:32:00Z" w16du:dateUtc="2024-07-30T16:32:00Z">
        <w:r>
          <w:rPr>
            <w:rFonts w:ascii="Times New Roman" w:eastAsia="Times New Roman" w:hAnsi="Times New Roman" w:cs="Times New Roman"/>
            <w:kern w:val="0"/>
            <w14:ligatures w14:val="none"/>
          </w:rPr>
          <w:t>–</w:t>
        </w:r>
      </w:ins>
      <w:ins w:id="78" w:author="Christoph Guenther" w:date="2024-07-30T10:31:00Z" w16du:dateUtc="2024-07-30T16:31:00Z">
        <w:r>
          <w:rPr>
            <w:rFonts w:ascii="Times New Roman" w:eastAsia="Times New Roman" w:hAnsi="Times New Roman" w:cs="Times New Roman"/>
            <w:kern w:val="0"/>
            <w14:ligatures w14:val="none"/>
          </w:rPr>
          <w:t xml:space="preserve"> </w:t>
        </w:r>
      </w:ins>
      <w:ins w:id="79" w:author="Christoph Guenther" w:date="2024-07-30T10:32:00Z" w16du:dateUtc="2024-07-30T16:32:00Z">
        <w:r>
          <w:rPr>
            <w:rFonts w:ascii="Times New Roman" w:eastAsia="Times New Roman" w:hAnsi="Times New Roman" w:cs="Times New Roman"/>
            <w:kern w:val="0"/>
            <w14:ligatures w14:val="none"/>
          </w:rPr>
          <w:t xml:space="preserve">Crop, rotate, </w:t>
        </w:r>
      </w:ins>
      <w:ins w:id="80" w:author="Christoph Guenther" w:date="2024-07-30T10:33:00Z" w16du:dateUtc="2024-07-30T16:33:00Z">
        <w:r>
          <w:rPr>
            <w:rFonts w:ascii="Times New Roman" w:eastAsia="Times New Roman" w:hAnsi="Times New Roman" w:cs="Times New Roman"/>
            <w:kern w:val="0"/>
            <w14:ligatures w14:val="none"/>
          </w:rPr>
          <w:t xml:space="preserve">vary brightness, and </w:t>
        </w:r>
      </w:ins>
      <w:ins w:id="81" w:author="Christoph Guenther" w:date="2024-07-30T10:32:00Z" w16du:dateUtc="2024-07-30T16:32:00Z">
        <w:r>
          <w:rPr>
            <w:rFonts w:ascii="Times New Roman" w:eastAsia="Times New Roman" w:hAnsi="Times New Roman" w:cs="Times New Roman"/>
            <w:kern w:val="0"/>
            <w14:ligatures w14:val="none"/>
          </w:rPr>
          <w:t>blur</w:t>
        </w:r>
      </w:ins>
      <w:ins w:id="82" w:author="Christoph Guenther" w:date="2024-07-30T10:33:00Z" w16du:dateUtc="2024-07-30T16:33:00Z">
        <w:r>
          <w:rPr>
            <w:rFonts w:ascii="Times New Roman" w:eastAsia="Times New Roman" w:hAnsi="Times New Roman" w:cs="Times New Roman"/>
            <w:kern w:val="0"/>
            <w14:ligatures w14:val="none"/>
          </w:rPr>
          <w:t xml:space="preserve"> of original </w:t>
        </w:r>
      </w:ins>
      <w:ins w:id="83" w:author="Christoph Guenther" w:date="2024-07-30T10:35:00Z" w16du:dateUtc="2024-07-30T16:35:00Z">
        <w:r>
          <w:rPr>
            <w:rFonts w:ascii="Times New Roman" w:eastAsia="Times New Roman" w:hAnsi="Times New Roman" w:cs="Times New Roman"/>
            <w:kern w:val="0"/>
            <w14:ligatures w14:val="none"/>
          </w:rPr>
          <w:t xml:space="preserve">training </w:t>
        </w:r>
      </w:ins>
      <w:ins w:id="84" w:author="Christoph Guenther" w:date="2024-07-30T10:33:00Z" w16du:dateUtc="2024-07-30T16:33:00Z">
        <w:r>
          <w:rPr>
            <w:rFonts w:ascii="Times New Roman" w:eastAsia="Times New Roman" w:hAnsi="Times New Roman" w:cs="Times New Roman"/>
            <w:kern w:val="0"/>
            <w14:ligatures w14:val="none"/>
          </w:rPr>
          <w:t>images to increase</w:t>
        </w:r>
      </w:ins>
      <w:ins w:id="85" w:author="Christoph Guenther" w:date="2024-07-30T10:34:00Z" w16du:dateUtc="2024-07-30T16:34:00Z">
        <w:r>
          <w:rPr>
            <w:rFonts w:ascii="Times New Roman" w:eastAsia="Times New Roman" w:hAnsi="Times New Roman" w:cs="Times New Roman"/>
            <w:kern w:val="0"/>
            <w14:ligatures w14:val="none"/>
          </w:rPr>
          <w:t xml:space="preserve"> </w:t>
        </w:r>
      </w:ins>
      <w:ins w:id="86" w:author="Christoph Guenther" w:date="2024-07-30T10:35:00Z" w16du:dateUtc="2024-07-30T16:35:00Z">
        <w:r w:rsidR="00B87E0A">
          <w:rPr>
            <w:rFonts w:ascii="Times New Roman" w:eastAsia="Times New Roman" w:hAnsi="Times New Roman" w:cs="Times New Roman"/>
            <w:kern w:val="0"/>
            <w14:ligatures w14:val="none"/>
          </w:rPr>
          <w:t>number</w:t>
        </w:r>
      </w:ins>
      <w:ins w:id="87" w:author="Christoph Guenther" w:date="2024-07-30T10:39:00Z" w16du:dateUtc="2024-07-30T16:39:00Z">
        <w:r w:rsidR="00E8517A">
          <w:rPr>
            <w:rFonts w:ascii="Times New Roman" w:eastAsia="Times New Roman" w:hAnsi="Times New Roman" w:cs="Times New Roman"/>
            <w:kern w:val="0"/>
            <w14:ligatures w14:val="none"/>
          </w:rPr>
          <w:t xml:space="preserve"> of images</w:t>
        </w:r>
      </w:ins>
      <w:ins w:id="88" w:author="Christoph Guenther" w:date="2024-07-30T10:35:00Z" w16du:dateUtc="2024-07-30T16:35:00Z">
        <w:r w:rsidR="00B87E0A">
          <w:rPr>
            <w:rFonts w:ascii="Times New Roman" w:eastAsia="Times New Roman" w:hAnsi="Times New Roman" w:cs="Times New Roman"/>
            <w:kern w:val="0"/>
            <w14:ligatures w14:val="none"/>
          </w:rPr>
          <w:t xml:space="preserve"> and variety of </w:t>
        </w:r>
      </w:ins>
      <w:ins w:id="89" w:author="Christoph Guenther" w:date="2024-07-30T10:36:00Z" w16du:dateUtc="2024-07-30T16:36:00Z">
        <w:r w:rsidR="00B87E0A">
          <w:rPr>
            <w:rFonts w:ascii="Times New Roman" w:eastAsia="Times New Roman" w:hAnsi="Times New Roman" w:cs="Times New Roman"/>
            <w:kern w:val="0"/>
            <w14:ligatures w14:val="none"/>
          </w:rPr>
          <w:t xml:space="preserve">training </w:t>
        </w:r>
      </w:ins>
      <w:ins w:id="90" w:author="Christoph Guenther" w:date="2024-07-30T10:34:00Z" w16du:dateUtc="2024-07-30T16:34:00Z">
        <w:r>
          <w:rPr>
            <w:rFonts w:ascii="Times New Roman" w:eastAsia="Times New Roman" w:hAnsi="Times New Roman" w:cs="Times New Roman"/>
            <w:kern w:val="0"/>
            <w14:ligatures w14:val="none"/>
          </w:rPr>
          <w:t>dataset</w:t>
        </w:r>
      </w:ins>
      <w:ins w:id="91" w:author="Christoph Guenther" w:date="2024-07-30T10:40:00Z" w16du:dateUtc="2024-07-30T16:40:00Z">
        <w:r w:rsidR="00E8517A">
          <w:rPr>
            <w:rFonts w:ascii="Times New Roman" w:eastAsia="Times New Roman" w:hAnsi="Times New Roman" w:cs="Times New Roman"/>
            <w:kern w:val="0"/>
            <w14:ligatures w14:val="none"/>
          </w:rPr>
          <w:t>.</w:t>
        </w:r>
      </w:ins>
    </w:p>
    <w:p w14:paraId="3C720854" w14:textId="61C743BD" w:rsidR="00E8517A" w:rsidRDefault="00E8517A" w:rsidP="00DE4C26">
      <w:pPr>
        <w:numPr>
          <w:ilvl w:val="1"/>
          <w:numId w:val="8"/>
        </w:numPr>
        <w:spacing w:before="100" w:beforeAutospacing="1" w:after="100" w:afterAutospacing="1"/>
        <w:rPr>
          <w:ins w:id="92" w:author="Christoph Guenther" w:date="2024-07-30T10:30:00Z" w16du:dateUtc="2024-07-30T16:30:00Z"/>
          <w:rFonts w:ascii="Times New Roman" w:eastAsia="Times New Roman" w:hAnsi="Times New Roman" w:cs="Times New Roman"/>
          <w:kern w:val="0"/>
          <w14:ligatures w14:val="none"/>
        </w:rPr>
        <w:pPrChange w:id="93" w:author="Christoph Guenther" w:date="2024-07-30T10:30:00Z" w16du:dateUtc="2024-07-30T16:30:00Z">
          <w:pPr>
            <w:numPr>
              <w:numId w:val="8"/>
            </w:numPr>
            <w:tabs>
              <w:tab w:val="num" w:pos="720"/>
            </w:tabs>
            <w:spacing w:before="100" w:beforeAutospacing="1" w:after="100" w:afterAutospacing="1"/>
            <w:ind w:left="720" w:hanging="360"/>
          </w:pPr>
        </w:pPrChange>
      </w:pPr>
      <w:ins w:id="94" w:author="Christoph Guenther" w:date="2024-07-30T10:41:00Z" w16du:dateUtc="2024-07-30T16:41:00Z">
        <w:r>
          <w:rPr>
            <w:rFonts w:ascii="Times New Roman" w:eastAsia="Times New Roman" w:hAnsi="Times New Roman" w:cs="Times New Roman"/>
            <w:kern w:val="0"/>
            <w14:ligatures w14:val="none"/>
          </w:rPr>
          <w:t>Tool: Roboflow</w:t>
        </w:r>
      </w:ins>
    </w:p>
    <w:p w14:paraId="66BA47C7" w14:textId="4DA4045D" w:rsidR="0039461C" w:rsidRPr="0039461C" w:rsidRDefault="0039461C" w:rsidP="00E8517A">
      <w:pPr>
        <w:spacing w:before="100" w:beforeAutospacing="1" w:after="100" w:afterAutospacing="1"/>
        <w:rPr>
          <w:rFonts w:ascii="Times New Roman" w:eastAsia="Times New Roman" w:hAnsi="Times New Roman" w:cs="Times New Roman"/>
          <w:kern w:val="0"/>
          <w14:ligatures w14:val="none"/>
        </w:rPr>
        <w:pPrChange w:id="95" w:author="Christoph Guenther" w:date="2024-07-30T10:41:00Z" w16du:dateUtc="2024-07-30T16:41:00Z">
          <w:pPr>
            <w:numPr>
              <w:numId w:val="8"/>
            </w:numPr>
            <w:tabs>
              <w:tab w:val="num" w:pos="720"/>
            </w:tabs>
            <w:spacing w:before="100" w:beforeAutospacing="1" w:after="100" w:afterAutospacing="1"/>
            <w:ind w:left="720" w:hanging="360"/>
          </w:pPr>
        </w:pPrChange>
      </w:pPr>
      <w:del w:id="96" w:author="Christoph Guenther" w:date="2024-07-30T10:41:00Z" w16du:dateUtc="2024-07-30T16:41:00Z">
        <w:r w:rsidRPr="0039461C" w:rsidDel="00E8517A">
          <w:rPr>
            <w:rFonts w:ascii="Times New Roman" w:eastAsia="Times New Roman" w:hAnsi="Times New Roman" w:cs="Times New Roman"/>
            <w:kern w:val="0"/>
            <w14:ligatures w14:val="none"/>
          </w:rPr>
          <w:delText>Roboflow for annotating images with bounding boxes around framed objects.</w:delText>
        </w:r>
      </w:del>
    </w:p>
    <w:p w14:paraId="2454D6D2" w14:textId="77777777" w:rsidR="00F965D2" w:rsidRDefault="0039461C" w:rsidP="0039461C">
      <w:pPr>
        <w:numPr>
          <w:ilvl w:val="0"/>
          <w:numId w:val="8"/>
        </w:numPr>
        <w:spacing w:before="100" w:beforeAutospacing="1" w:after="100" w:afterAutospacing="1"/>
        <w:rPr>
          <w:ins w:id="97" w:author="Christoph Guenther" w:date="2024-07-30T10:50:00Z" w16du:dateUtc="2024-07-30T16:50:00Z"/>
          <w:rFonts w:ascii="Times New Roman" w:eastAsia="Times New Roman" w:hAnsi="Times New Roman" w:cs="Times New Roman"/>
          <w:kern w:val="0"/>
          <w14:ligatures w14:val="none"/>
        </w:rPr>
      </w:pPr>
      <w:r w:rsidRPr="0039461C">
        <w:rPr>
          <w:rFonts w:ascii="Times New Roman" w:eastAsia="Times New Roman" w:hAnsi="Times New Roman" w:cs="Times New Roman"/>
          <w:b/>
          <w:bCs/>
          <w:kern w:val="0"/>
          <w14:ligatures w14:val="none"/>
        </w:rPr>
        <w:t>Dataset Size:</w:t>
      </w:r>
      <w:r w:rsidRPr="0039461C">
        <w:rPr>
          <w:rFonts w:ascii="Times New Roman" w:eastAsia="Times New Roman" w:hAnsi="Times New Roman" w:cs="Times New Roman"/>
          <w:kern w:val="0"/>
          <w14:ligatures w14:val="none"/>
        </w:rPr>
        <w:t xml:space="preserve"> </w:t>
      </w:r>
      <w:ins w:id="98" w:author="Christoph Guenther" w:date="2024-07-30T10:49:00Z" w16du:dateUtc="2024-07-30T16:49:00Z">
        <w:r w:rsidR="00F965D2">
          <w:rPr>
            <w:rFonts w:ascii="Times New Roman" w:eastAsia="Times New Roman" w:hAnsi="Times New Roman" w:cs="Times New Roman"/>
            <w:kern w:val="0"/>
            <w14:ligatures w14:val="none"/>
          </w:rPr>
          <w:t xml:space="preserve">Total of </w:t>
        </w:r>
      </w:ins>
      <w:ins w:id="99" w:author="Christoph Guenther" w:date="2024-07-30T10:48:00Z" w16du:dateUtc="2024-07-30T16:48:00Z">
        <w:r w:rsidR="00F965D2">
          <w:rPr>
            <w:rFonts w:ascii="Times New Roman" w:eastAsia="Times New Roman" w:hAnsi="Times New Roman" w:cs="Times New Roman"/>
            <w:kern w:val="0"/>
            <w14:ligatures w14:val="none"/>
          </w:rPr>
          <w:t>3415 images</w:t>
        </w:r>
      </w:ins>
      <w:ins w:id="100" w:author="Christoph Guenther" w:date="2024-07-30T10:49:00Z" w16du:dateUtc="2024-07-30T16:49:00Z">
        <w:r w:rsidR="00F965D2">
          <w:rPr>
            <w:rFonts w:ascii="Times New Roman" w:eastAsia="Times New Roman" w:hAnsi="Times New Roman" w:cs="Times New Roman"/>
            <w:kern w:val="0"/>
            <w14:ligatures w14:val="none"/>
          </w:rPr>
          <w:t xml:space="preserve"> divided into</w:t>
        </w:r>
      </w:ins>
    </w:p>
    <w:p w14:paraId="048A73FB" w14:textId="70250125" w:rsidR="00F965D2" w:rsidRDefault="00F965D2" w:rsidP="00F965D2">
      <w:pPr>
        <w:numPr>
          <w:ilvl w:val="1"/>
          <w:numId w:val="8"/>
        </w:numPr>
        <w:spacing w:before="100" w:beforeAutospacing="1" w:after="100" w:afterAutospacing="1"/>
        <w:rPr>
          <w:ins w:id="101" w:author="Christoph Guenther" w:date="2024-07-30T10:51:00Z" w16du:dateUtc="2024-07-30T16:51:00Z"/>
          <w:rFonts w:ascii="Times New Roman" w:eastAsia="Times New Roman" w:hAnsi="Times New Roman" w:cs="Times New Roman"/>
          <w:kern w:val="0"/>
          <w14:ligatures w14:val="none"/>
        </w:rPr>
      </w:pPr>
      <w:ins w:id="102" w:author="Christoph Guenther" w:date="2024-07-30T10:48:00Z" w16du:dateUtc="2024-07-30T16:48:00Z">
        <w:r>
          <w:rPr>
            <w:rFonts w:ascii="Times New Roman" w:eastAsia="Times New Roman" w:hAnsi="Times New Roman" w:cs="Times New Roman"/>
            <w:kern w:val="0"/>
            <w14:ligatures w14:val="none"/>
          </w:rPr>
          <w:t>Tra</w:t>
        </w:r>
      </w:ins>
      <w:ins w:id="103" w:author="Christoph Guenther" w:date="2024-07-30T10:49:00Z" w16du:dateUtc="2024-07-30T16:49:00Z">
        <w:r>
          <w:rPr>
            <w:rFonts w:ascii="Times New Roman" w:eastAsia="Times New Roman" w:hAnsi="Times New Roman" w:cs="Times New Roman"/>
            <w:kern w:val="0"/>
            <w14:ligatures w14:val="none"/>
          </w:rPr>
          <w:t>in</w:t>
        </w:r>
      </w:ins>
      <w:ins w:id="104" w:author="Christoph Guenther" w:date="2024-07-30T10:50:00Z" w16du:dateUtc="2024-07-30T16:50:00Z">
        <w:r>
          <w:rPr>
            <w:rFonts w:ascii="Times New Roman" w:eastAsia="Times New Roman" w:hAnsi="Times New Roman" w:cs="Times New Roman"/>
            <w:kern w:val="0"/>
            <w14:ligatures w14:val="none"/>
          </w:rPr>
          <w:t xml:space="preserve">: </w:t>
        </w:r>
      </w:ins>
      <w:ins w:id="105" w:author="Christoph Guenther" w:date="2024-07-30T10:51:00Z" w16du:dateUtc="2024-07-30T16:51:00Z">
        <w:r>
          <w:rPr>
            <w:rFonts w:ascii="Times New Roman" w:eastAsia="Times New Roman" w:hAnsi="Times New Roman" w:cs="Times New Roman"/>
            <w:kern w:val="0"/>
            <w14:ligatures w14:val="none"/>
          </w:rPr>
          <w:t>2390 images</w:t>
        </w:r>
      </w:ins>
      <w:ins w:id="106" w:author="Christoph Guenther" w:date="2024-07-30T10:53:00Z" w16du:dateUtc="2024-07-30T16:53:00Z">
        <w:r>
          <w:rPr>
            <w:rFonts w:ascii="Times New Roman" w:eastAsia="Times New Roman" w:hAnsi="Times New Roman" w:cs="Times New Roman"/>
            <w:kern w:val="0"/>
            <w14:ligatures w14:val="none"/>
          </w:rPr>
          <w:t xml:space="preserve"> (7170 including au</w:t>
        </w:r>
      </w:ins>
      <w:ins w:id="107" w:author="Christoph Guenther" w:date="2024-07-30T10:54:00Z" w16du:dateUtc="2024-07-30T16:54:00Z">
        <w:r>
          <w:rPr>
            <w:rFonts w:ascii="Times New Roman" w:eastAsia="Times New Roman" w:hAnsi="Times New Roman" w:cs="Times New Roman"/>
            <w:kern w:val="0"/>
            <w14:ligatures w14:val="none"/>
          </w:rPr>
          <w:t>gmented images)</w:t>
        </w:r>
      </w:ins>
    </w:p>
    <w:p w14:paraId="2A49BEC6" w14:textId="3112E0AE" w:rsidR="00F965D2" w:rsidRDefault="00F965D2" w:rsidP="00F965D2">
      <w:pPr>
        <w:numPr>
          <w:ilvl w:val="1"/>
          <w:numId w:val="8"/>
        </w:numPr>
        <w:spacing w:before="100" w:beforeAutospacing="1" w:after="100" w:afterAutospacing="1"/>
        <w:rPr>
          <w:ins w:id="108" w:author="Christoph Guenther" w:date="2024-07-30T10:51:00Z" w16du:dateUtc="2024-07-30T16:51:00Z"/>
          <w:rFonts w:ascii="Times New Roman" w:eastAsia="Times New Roman" w:hAnsi="Times New Roman" w:cs="Times New Roman"/>
          <w:kern w:val="0"/>
          <w14:ligatures w14:val="none"/>
        </w:rPr>
      </w:pPr>
      <w:ins w:id="109" w:author="Christoph Guenther" w:date="2024-07-30T10:51:00Z" w16du:dateUtc="2024-07-30T16:51:00Z">
        <w:r>
          <w:rPr>
            <w:rFonts w:ascii="Times New Roman" w:eastAsia="Times New Roman" w:hAnsi="Times New Roman" w:cs="Times New Roman"/>
            <w:kern w:val="0"/>
            <w14:ligatures w14:val="none"/>
          </w:rPr>
          <w:t>Validation: 602</w:t>
        </w:r>
      </w:ins>
      <w:ins w:id="110" w:author="Christoph Guenther" w:date="2024-07-30T10:52:00Z" w16du:dateUtc="2024-07-30T16:52:00Z">
        <w:r>
          <w:rPr>
            <w:rFonts w:ascii="Times New Roman" w:eastAsia="Times New Roman" w:hAnsi="Times New Roman" w:cs="Times New Roman"/>
            <w:kern w:val="0"/>
            <w14:ligatures w14:val="none"/>
          </w:rPr>
          <w:t xml:space="preserve"> images</w:t>
        </w:r>
      </w:ins>
    </w:p>
    <w:p w14:paraId="3865D8FF" w14:textId="77777777" w:rsidR="00F965D2" w:rsidRDefault="00F965D2" w:rsidP="00F965D2">
      <w:pPr>
        <w:numPr>
          <w:ilvl w:val="1"/>
          <w:numId w:val="8"/>
        </w:numPr>
        <w:spacing w:before="100" w:beforeAutospacing="1" w:after="100" w:afterAutospacing="1"/>
        <w:rPr>
          <w:ins w:id="111" w:author="Christoph Guenther" w:date="2024-07-30T10:52:00Z" w16du:dateUtc="2024-07-30T16:52:00Z"/>
          <w:rFonts w:ascii="Times New Roman" w:eastAsia="Times New Roman" w:hAnsi="Times New Roman" w:cs="Times New Roman"/>
          <w:kern w:val="0"/>
          <w14:ligatures w14:val="none"/>
        </w:rPr>
      </w:pPr>
      <w:ins w:id="112" w:author="Christoph Guenther" w:date="2024-07-30T10:51:00Z" w16du:dateUtc="2024-07-30T16:51:00Z">
        <w:r>
          <w:rPr>
            <w:rFonts w:ascii="Times New Roman" w:eastAsia="Times New Roman" w:hAnsi="Times New Roman" w:cs="Times New Roman"/>
            <w:kern w:val="0"/>
            <w14:ligatures w14:val="none"/>
          </w:rPr>
          <w:t>Test</w:t>
        </w:r>
      </w:ins>
      <w:ins w:id="113" w:author="Christoph Guenther" w:date="2024-07-30T10:52:00Z" w16du:dateUtc="2024-07-30T16:52:00Z">
        <w:r>
          <w:rPr>
            <w:rFonts w:ascii="Times New Roman" w:eastAsia="Times New Roman" w:hAnsi="Times New Roman" w:cs="Times New Roman"/>
            <w:kern w:val="0"/>
            <w14:ligatures w14:val="none"/>
          </w:rPr>
          <w:t>: 423 images</w:t>
        </w:r>
      </w:ins>
    </w:p>
    <w:p w14:paraId="1360988E" w14:textId="74DF5FA9" w:rsidR="0039461C" w:rsidRPr="0039461C" w:rsidRDefault="0039461C" w:rsidP="00F965D2">
      <w:pPr>
        <w:spacing w:before="100" w:beforeAutospacing="1" w:after="100" w:afterAutospacing="1"/>
        <w:ind w:left="1440"/>
        <w:rPr>
          <w:rFonts w:ascii="Times New Roman" w:eastAsia="Times New Roman" w:hAnsi="Times New Roman" w:cs="Times New Roman"/>
          <w:kern w:val="0"/>
          <w14:ligatures w14:val="none"/>
        </w:rPr>
        <w:pPrChange w:id="114" w:author="Christoph Guenther" w:date="2024-07-30T10:53:00Z" w16du:dateUtc="2024-07-30T16:53:00Z">
          <w:pPr>
            <w:numPr>
              <w:numId w:val="8"/>
            </w:numPr>
            <w:tabs>
              <w:tab w:val="num" w:pos="720"/>
            </w:tabs>
            <w:spacing w:before="100" w:beforeAutospacing="1" w:after="100" w:afterAutospacing="1"/>
            <w:ind w:left="720" w:hanging="360"/>
          </w:pPr>
        </w:pPrChange>
      </w:pPr>
      <w:del w:id="115" w:author="Christoph Guenther" w:date="2024-07-30T10:50:00Z" w16du:dateUtc="2024-07-30T16:50:00Z">
        <w:r w:rsidRPr="0039461C" w:rsidDel="00F965D2">
          <w:rPr>
            <w:rFonts w:ascii="Times New Roman" w:eastAsia="Times New Roman" w:hAnsi="Times New Roman" w:cs="Times New Roman"/>
            <w:kern w:val="0"/>
            <w14:ligatures w14:val="none"/>
          </w:rPr>
          <w:delText>Collecting and annotating at least 1000 images.</w:delText>
        </w:r>
      </w:del>
    </w:p>
    <w:p w14:paraId="7BC92B57" w14:textId="0FB1EEE6" w:rsidR="0039461C" w:rsidRPr="0039461C" w:rsidDel="00F965D2" w:rsidRDefault="0039461C" w:rsidP="0039461C">
      <w:pPr>
        <w:numPr>
          <w:ilvl w:val="0"/>
          <w:numId w:val="8"/>
        </w:numPr>
        <w:spacing w:before="100" w:beforeAutospacing="1" w:after="100" w:afterAutospacing="1"/>
        <w:rPr>
          <w:del w:id="116" w:author="Christoph Guenther" w:date="2024-07-30T10:54:00Z" w16du:dateUtc="2024-07-30T16:54:00Z"/>
          <w:rFonts w:ascii="Times New Roman" w:eastAsia="Times New Roman" w:hAnsi="Times New Roman" w:cs="Times New Roman"/>
          <w:kern w:val="0"/>
          <w14:ligatures w14:val="none"/>
        </w:rPr>
      </w:pPr>
      <w:del w:id="117" w:author="Christoph Guenther" w:date="2024-07-30T10:54:00Z" w16du:dateUtc="2024-07-30T16:54:00Z">
        <w:r w:rsidRPr="0039461C" w:rsidDel="00F965D2">
          <w:rPr>
            <w:rFonts w:ascii="Times New Roman" w:eastAsia="Times New Roman" w:hAnsi="Times New Roman" w:cs="Times New Roman"/>
            <w:b/>
            <w:bCs/>
            <w:kern w:val="0"/>
            <w14:ligatures w14:val="none"/>
          </w:rPr>
          <w:delText>Data Augmentation:</w:delText>
        </w:r>
        <w:r w:rsidRPr="0039461C" w:rsidDel="00F965D2">
          <w:rPr>
            <w:rFonts w:ascii="Times New Roman" w:eastAsia="Times New Roman" w:hAnsi="Times New Roman" w:cs="Times New Roman"/>
            <w:kern w:val="0"/>
            <w14:ligatures w14:val="none"/>
          </w:rPr>
          <w:delText xml:space="preserve"> Techniques such as rotation, scaling, and flipping to enhance dataset diversity.</w:delText>
        </w:r>
      </w:del>
    </w:p>
    <w:p w14:paraId="6F90ABCD" w14:textId="77777777" w:rsidR="0039461C" w:rsidRPr="0039461C" w:rsidRDefault="00000000" w:rsidP="0039461C">
      <w:pPr>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04F3E33E">
          <v:rect id="_x0000_i1028" alt="" style="width:468pt;height:.05pt;mso-width-percent:0;mso-height-percent:0;mso-width-percent:0;mso-height-percent:0" o:hralign="center" o:hrstd="t" o:hr="t" fillcolor="#a0a0a0" stroked="f"/>
        </w:pict>
      </w:r>
    </w:p>
    <w:p w14:paraId="1C1BD9C7" w14:textId="3A588CA9" w:rsidR="0039461C" w:rsidRPr="0039461C" w:rsidRDefault="0039461C" w:rsidP="0039461C">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39461C">
        <w:rPr>
          <w:rFonts w:ascii="Times New Roman" w:eastAsia="Times New Roman" w:hAnsi="Times New Roman" w:cs="Times New Roman"/>
          <w:b/>
          <w:bCs/>
          <w:kern w:val="0"/>
          <w:sz w:val="27"/>
          <w:szCs w:val="27"/>
          <w14:ligatures w14:val="none"/>
        </w:rPr>
        <w:t xml:space="preserve">Slide 5: Model Selection </w:t>
      </w:r>
      <w:del w:id="118" w:author="Christoph Guenther" w:date="2024-07-30T11:01:00Z" w16du:dateUtc="2024-07-30T17:01:00Z">
        <w:r w:rsidRPr="0039461C" w:rsidDel="00552FCC">
          <w:rPr>
            <w:rFonts w:ascii="Times New Roman" w:eastAsia="Times New Roman" w:hAnsi="Times New Roman" w:cs="Times New Roman"/>
            <w:b/>
            <w:bCs/>
            <w:kern w:val="0"/>
            <w:sz w:val="27"/>
            <w:szCs w:val="27"/>
            <w14:ligatures w14:val="none"/>
          </w:rPr>
          <w:delText>-</w:delText>
        </w:r>
      </w:del>
      <w:ins w:id="119" w:author="Christoph Guenther" w:date="2024-07-30T11:01:00Z" w16du:dateUtc="2024-07-30T17:01:00Z">
        <w:r w:rsidR="00552FCC">
          <w:rPr>
            <w:rFonts w:ascii="Times New Roman" w:eastAsia="Times New Roman" w:hAnsi="Times New Roman" w:cs="Times New Roman"/>
            <w:b/>
            <w:bCs/>
            <w:kern w:val="0"/>
            <w:sz w:val="27"/>
            <w:szCs w:val="27"/>
            <w14:ligatures w14:val="none"/>
          </w:rPr>
          <w:t>–</w:t>
        </w:r>
      </w:ins>
      <w:r w:rsidRPr="0039461C">
        <w:rPr>
          <w:rFonts w:ascii="Times New Roman" w:eastAsia="Times New Roman" w:hAnsi="Times New Roman" w:cs="Times New Roman"/>
          <w:b/>
          <w:bCs/>
          <w:kern w:val="0"/>
          <w:sz w:val="27"/>
          <w:szCs w:val="27"/>
          <w14:ligatures w14:val="none"/>
        </w:rPr>
        <w:t xml:space="preserve"> YOLO</w:t>
      </w:r>
      <w:ins w:id="120" w:author="Christoph Guenther" w:date="2024-07-30T11:01:00Z" w16du:dateUtc="2024-07-30T17:01:00Z">
        <w:r w:rsidR="00552FCC">
          <w:rPr>
            <w:rFonts w:ascii="Times New Roman" w:eastAsia="Times New Roman" w:hAnsi="Times New Roman" w:cs="Times New Roman"/>
            <w:b/>
            <w:bCs/>
            <w:kern w:val="0"/>
            <w:sz w:val="27"/>
            <w:szCs w:val="27"/>
            <w14:ligatures w14:val="none"/>
          </w:rPr>
          <w:t xml:space="preserve"> (You Only Look Once)</w:t>
        </w:r>
      </w:ins>
      <w:del w:id="121" w:author="Christoph Guenther" w:date="2024-07-30T10:56:00Z" w16du:dateUtc="2024-07-30T16:56:00Z">
        <w:r w:rsidRPr="0039461C" w:rsidDel="00552FCC">
          <w:rPr>
            <w:rFonts w:ascii="Times New Roman" w:eastAsia="Times New Roman" w:hAnsi="Times New Roman" w:cs="Times New Roman"/>
            <w:b/>
            <w:bCs/>
            <w:kern w:val="0"/>
            <w:sz w:val="27"/>
            <w:szCs w:val="27"/>
            <w14:ligatures w14:val="none"/>
          </w:rPr>
          <w:delText>v8</w:delText>
        </w:r>
      </w:del>
    </w:p>
    <w:p w14:paraId="737E55F8" w14:textId="77777777" w:rsidR="0039461C" w:rsidRPr="0039461C" w:rsidRDefault="0039461C" w:rsidP="0039461C">
      <w:pPr>
        <w:spacing w:before="100" w:beforeAutospacing="1" w:after="100" w:afterAutospacing="1"/>
        <w:rPr>
          <w:rFonts w:ascii="Times New Roman" w:eastAsia="Times New Roman" w:hAnsi="Times New Roman" w:cs="Times New Roman"/>
          <w:kern w:val="0"/>
          <w14:ligatures w14:val="none"/>
        </w:rPr>
      </w:pPr>
      <w:del w:id="122" w:author="Christoph Guenther" w:date="2024-07-30T11:01:00Z" w16du:dateUtc="2024-07-30T17:01:00Z">
        <w:r w:rsidRPr="0039461C" w:rsidDel="00552FCC">
          <w:rPr>
            <w:rFonts w:ascii="Times New Roman" w:eastAsia="Times New Roman" w:hAnsi="Times New Roman" w:cs="Times New Roman"/>
            <w:b/>
            <w:bCs/>
            <w:kern w:val="0"/>
            <w14:ligatures w14:val="none"/>
          </w:rPr>
          <w:delText>Title:</w:delText>
        </w:r>
        <w:r w:rsidRPr="0039461C" w:rsidDel="00552FCC">
          <w:rPr>
            <w:rFonts w:ascii="Times New Roman" w:eastAsia="Times New Roman" w:hAnsi="Times New Roman" w:cs="Times New Roman"/>
            <w:kern w:val="0"/>
            <w14:ligatures w14:val="none"/>
          </w:rPr>
          <w:delText xml:space="preserve"> Model Selection - YOLOv8</w:delText>
        </w:r>
      </w:del>
      <w:r w:rsidRPr="0039461C">
        <w:rPr>
          <w:rFonts w:ascii="Times New Roman" w:eastAsia="Times New Roman" w:hAnsi="Times New Roman" w:cs="Times New Roman"/>
          <w:kern w:val="0"/>
          <w14:ligatures w14:val="none"/>
        </w:rPr>
        <w:br/>
      </w:r>
      <w:r w:rsidRPr="0039461C">
        <w:rPr>
          <w:rFonts w:ascii="Times New Roman" w:eastAsia="Times New Roman" w:hAnsi="Times New Roman" w:cs="Times New Roman"/>
          <w:b/>
          <w:bCs/>
          <w:kern w:val="0"/>
          <w14:ligatures w14:val="none"/>
        </w:rPr>
        <w:t>Content:</w:t>
      </w:r>
    </w:p>
    <w:p w14:paraId="50B51184" w14:textId="77777777" w:rsidR="0039461C" w:rsidRPr="0039461C" w:rsidRDefault="0039461C" w:rsidP="0039461C">
      <w:pPr>
        <w:numPr>
          <w:ilvl w:val="0"/>
          <w:numId w:val="9"/>
        </w:numPr>
        <w:spacing w:before="100" w:beforeAutospacing="1" w:after="100" w:afterAutospacing="1"/>
        <w:rPr>
          <w:rFonts w:ascii="Times New Roman" w:eastAsia="Times New Roman" w:hAnsi="Times New Roman" w:cs="Times New Roman"/>
          <w:kern w:val="0"/>
          <w14:ligatures w14:val="none"/>
        </w:rPr>
      </w:pPr>
      <w:r w:rsidRPr="0039461C">
        <w:rPr>
          <w:rFonts w:ascii="Times New Roman" w:eastAsia="Times New Roman" w:hAnsi="Times New Roman" w:cs="Times New Roman"/>
          <w:b/>
          <w:bCs/>
          <w:kern w:val="0"/>
          <w14:ligatures w14:val="none"/>
        </w:rPr>
        <w:t>Why YOLO</w:t>
      </w:r>
      <w:del w:id="123" w:author="Christoph Guenther" w:date="2024-07-30T11:02:00Z" w16du:dateUtc="2024-07-30T17:02:00Z">
        <w:r w:rsidRPr="0039461C" w:rsidDel="00552FCC">
          <w:rPr>
            <w:rFonts w:ascii="Times New Roman" w:eastAsia="Times New Roman" w:hAnsi="Times New Roman" w:cs="Times New Roman"/>
            <w:b/>
            <w:bCs/>
            <w:kern w:val="0"/>
            <w14:ligatures w14:val="none"/>
          </w:rPr>
          <w:delText>v8</w:delText>
        </w:r>
      </w:del>
      <w:r w:rsidRPr="0039461C">
        <w:rPr>
          <w:rFonts w:ascii="Times New Roman" w:eastAsia="Times New Roman" w:hAnsi="Times New Roman" w:cs="Times New Roman"/>
          <w:b/>
          <w:bCs/>
          <w:kern w:val="0"/>
          <w14:ligatures w14:val="none"/>
        </w:rPr>
        <w:t>?</w:t>
      </w:r>
    </w:p>
    <w:p w14:paraId="4D6DC98C" w14:textId="7CAE87CE" w:rsidR="0039461C" w:rsidRPr="0039461C" w:rsidRDefault="001B399E" w:rsidP="0039461C">
      <w:pPr>
        <w:numPr>
          <w:ilvl w:val="1"/>
          <w:numId w:val="9"/>
        </w:numPr>
        <w:spacing w:before="100" w:beforeAutospacing="1" w:after="100" w:afterAutospacing="1"/>
        <w:rPr>
          <w:rFonts w:ascii="Times New Roman" w:eastAsia="Times New Roman" w:hAnsi="Times New Roman" w:cs="Times New Roman"/>
          <w:kern w:val="0"/>
          <w14:ligatures w14:val="none"/>
        </w:rPr>
      </w:pPr>
      <w:ins w:id="124" w:author="Christoph Guenther" w:date="2024-07-30T11:05:00Z" w16du:dateUtc="2024-07-30T17:05:00Z">
        <w:r>
          <w:rPr>
            <w:rFonts w:ascii="Times New Roman" w:eastAsia="Times New Roman" w:hAnsi="Times New Roman" w:cs="Times New Roman"/>
            <w:kern w:val="0"/>
            <w14:ligatures w14:val="none"/>
          </w:rPr>
          <w:t>Fast</w:t>
        </w:r>
      </w:ins>
      <w:ins w:id="125" w:author="Christoph Guenther" w:date="2024-07-30T11:09:00Z" w16du:dateUtc="2024-07-30T17:09:00Z">
        <w:r>
          <w:rPr>
            <w:rFonts w:ascii="Times New Roman" w:eastAsia="Times New Roman" w:hAnsi="Times New Roman" w:cs="Times New Roman"/>
            <w:kern w:val="0"/>
            <w14:ligatures w14:val="none"/>
          </w:rPr>
          <w:t xml:space="preserve"> (compared to </w:t>
        </w:r>
      </w:ins>
      <w:ins w:id="126" w:author="Christoph Guenther" w:date="2024-07-30T11:11:00Z" w16du:dateUtc="2024-07-30T17:11:00Z">
        <w:r>
          <w:rPr>
            <w:rFonts w:ascii="Times New Roman" w:eastAsia="Times New Roman" w:hAnsi="Times New Roman" w:cs="Times New Roman"/>
            <w:kern w:val="0"/>
            <w14:ligatures w14:val="none"/>
          </w:rPr>
          <w:t>com</w:t>
        </w:r>
      </w:ins>
      <w:ins w:id="127" w:author="Christoph Guenther" w:date="2024-07-30T11:12:00Z" w16du:dateUtc="2024-07-30T17:12:00Z">
        <w:r>
          <w:rPr>
            <w:rFonts w:ascii="Times New Roman" w:eastAsia="Times New Roman" w:hAnsi="Times New Roman" w:cs="Times New Roman"/>
            <w:kern w:val="0"/>
            <w14:ligatures w14:val="none"/>
          </w:rPr>
          <w:t>petitor models such as R-CNN based models)</w:t>
        </w:r>
      </w:ins>
      <w:ins w:id="128" w:author="Christoph Guenther" w:date="2024-07-30T11:06:00Z" w16du:dateUtc="2024-07-30T17:06:00Z">
        <w:r>
          <w:rPr>
            <w:rFonts w:ascii="Times New Roman" w:eastAsia="Times New Roman" w:hAnsi="Times New Roman" w:cs="Times New Roman"/>
            <w:kern w:val="0"/>
            <w14:ligatures w14:val="none"/>
          </w:rPr>
          <w:t>.</w:t>
        </w:r>
      </w:ins>
      <w:ins w:id="129" w:author="Christoph Guenther" w:date="2024-07-30T11:20:00Z" w16du:dateUtc="2024-07-30T17:20:00Z">
        <w:r w:rsidR="00CE49B3">
          <w:rPr>
            <w:rFonts w:ascii="Times New Roman" w:eastAsia="Times New Roman" w:hAnsi="Times New Roman" w:cs="Times New Roman"/>
            <w:kern w:val="0"/>
            <w14:ligatures w14:val="none"/>
          </w:rPr>
          <w:t xml:space="preserve"> Need citation.</w:t>
        </w:r>
      </w:ins>
      <w:del w:id="130" w:author="Christoph Guenther" w:date="2024-07-30T11:06:00Z" w16du:dateUtc="2024-07-30T17:06:00Z">
        <w:r w:rsidR="0039461C" w:rsidRPr="0039461C" w:rsidDel="001B399E">
          <w:rPr>
            <w:rFonts w:ascii="Times New Roman" w:eastAsia="Times New Roman" w:hAnsi="Times New Roman" w:cs="Times New Roman"/>
            <w:kern w:val="0"/>
            <w14:ligatures w14:val="none"/>
          </w:rPr>
          <w:delText>State-of-the-art object detection model.</w:delText>
        </w:r>
      </w:del>
    </w:p>
    <w:p w14:paraId="07D9DC79" w14:textId="61934503" w:rsidR="0039461C" w:rsidRDefault="00CE49B3" w:rsidP="0039461C">
      <w:pPr>
        <w:numPr>
          <w:ilvl w:val="1"/>
          <w:numId w:val="9"/>
        </w:numPr>
        <w:spacing w:before="100" w:beforeAutospacing="1" w:after="100" w:afterAutospacing="1"/>
        <w:rPr>
          <w:ins w:id="131" w:author="Christoph Guenther" w:date="2024-07-30T11:06:00Z" w16du:dateUtc="2024-07-30T17:06:00Z"/>
          <w:rFonts w:ascii="Times New Roman" w:eastAsia="Times New Roman" w:hAnsi="Times New Roman" w:cs="Times New Roman"/>
          <w:kern w:val="0"/>
          <w14:ligatures w14:val="none"/>
        </w:rPr>
      </w:pPr>
      <w:ins w:id="132" w:author="Christoph Guenther" w:date="2024-07-30T11:19:00Z" w16du:dateUtc="2024-07-30T17:19:00Z">
        <w:r>
          <w:rPr>
            <w:rFonts w:ascii="Times New Roman" w:eastAsia="Times New Roman" w:hAnsi="Times New Roman" w:cs="Times New Roman"/>
            <w:kern w:val="0"/>
            <w14:ligatures w14:val="none"/>
          </w:rPr>
          <w:t>Comparable</w:t>
        </w:r>
      </w:ins>
      <w:ins w:id="133" w:author="Christoph Guenther" w:date="2024-07-30T11:20:00Z" w16du:dateUtc="2024-07-30T17:20:00Z">
        <w:r>
          <w:rPr>
            <w:rFonts w:ascii="Times New Roman" w:eastAsia="Times New Roman" w:hAnsi="Times New Roman" w:cs="Times New Roman"/>
            <w:kern w:val="0"/>
            <w14:ligatures w14:val="none"/>
          </w:rPr>
          <w:t xml:space="preserve"> or better</w:t>
        </w:r>
      </w:ins>
      <w:del w:id="134" w:author="Christoph Guenther" w:date="2024-07-30T11:19:00Z" w16du:dateUtc="2024-07-30T17:19:00Z">
        <w:r w:rsidR="0039461C" w:rsidRPr="0039461C" w:rsidDel="00CE49B3">
          <w:rPr>
            <w:rFonts w:ascii="Times New Roman" w:eastAsia="Times New Roman" w:hAnsi="Times New Roman" w:cs="Times New Roman"/>
            <w:kern w:val="0"/>
            <w14:ligatures w14:val="none"/>
          </w:rPr>
          <w:delText>High</w:delText>
        </w:r>
      </w:del>
      <w:r w:rsidR="0039461C" w:rsidRPr="0039461C">
        <w:rPr>
          <w:rFonts w:ascii="Times New Roman" w:eastAsia="Times New Roman" w:hAnsi="Times New Roman" w:cs="Times New Roman"/>
          <w:kern w:val="0"/>
          <w14:ligatures w14:val="none"/>
        </w:rPr>
        <w:t xml:space="preserve"> accuracy</w:t>
      </w:r>
      <w:ins w:id="135" w:author="Christoph Guenther" w:date="2024-07-30T11:19:00Z" w16du:dateUtc="2024-07-30T17:19:00Z">
        <w:r>
          <w:rPr>
            <w:rFonts w:ascii="Times New Roman" w:eastAsia="Times New Roman" w:hAnsi="Times New Roman" w:cs="Times New Roman"/>
            <w:kern w:val="0"/>
            <w14:ligatures w14:val="none"/>
          </w:rPr>
          <w:t xml:space="preserve"> to slower </w:t>
        </w:r>
      </w:ins>
      <w:ins w:id="136" w:author="Christoph Guenther" w:date="2024-07-30T11:20:00Z" w16du:dateUtc="2024-07-30T17:20:00Z">
        <w:r>
          <w:rPr>
            <w:rFonts w:ascii="Times New Roman" w:eastAsia="Times New Roman" w:hAnsi="Times New Roman" w:cs="Times New Roman"/>
            <w:kern w:val="0"/>
            <w14:ligatures w14:val="none"/>
          </w:rPr>
          <w:t>models (</w:t>
        </w:r>
        <w:r w:rsidRPr="00CE49B3">
          <w:rPr>
            <w:rFonts w:ascii="Times New Roman" w:eastAsia="Times New Roman" w:hAnsi="Times New Roman" w:cs="Times New Roman"/>
            <w:kern w:val="0"/>
            <w14:ligatures w14:val="none"/>
          </w:rPr>
          <w:t>https://jonathan-hui.medium.com/object-detection-speed-and-accuracy-comparison-faster-r-cnn-r-fcn-ssd-and-yolo-5425656ae359</w:t>
        </w:r>
        <w:r>
          <w:rPr>
            <w:rFonts w:ascii="Times New Roman" w:eastAsia="Times New Roman" w:hAnsi="Times New Roman" w:cs="Times New Roman"/>
            <w:kern w:val="0"/>
            <w14:ligatures w14:val="none"/>
          </w:rPr>
          <w:t>)</w:t>
        </w:r>
      </w:ins>
      <w:ins w:id="137" w:author="Christoph Guenther" w:date="2024-07-30T11:06:00Z" w16du:dateUtc="2024-07-30T17:06:00Z">
        <w:r w:rsidR="001B399E">
          <w:rPr>
            <w:rFonts w:ascii="Times New Roman" w:eastAsia="Times New Roman" w:hAnsi="Times New Roman" w:cs="Times New Roman"/>
            <w:kern w:val="0"/>
            <w14:ligatures w14:val="none"/>
          </w:rPr>
          <w:t>.</w:t>
        </w:r>
      </w:ins>
      <w:del w:id="138" w:author="Christoph Guenther" w:date="2024-07-30T11:06:00Z" w16du:dateUtc="2024-07-30T17:06:00Z">
        <w:r w:rsidR="0039461C" w:rsidRPr="0039461C" w:rsidDel="001B399E">
          <w:rPr>
            <w:rFonts w:ascii="Times New Roman" w:eastAsia="Times New Roman" w:hAnsi="Times New Roman" w:cs="Times New Roman"/>
            <w:kern w:val="0"/>
            <w14:ligatures w14:val="none"/>
          </w:rPr>
          <w:delText xml:space="preserve"> and real-time performance</w:delText>
        </w:r>
      </w:del>
      <w:r w:rsidR="0039461C" w:rsidRPr="0039461C">
        <w:rPr>
          <w:rFonts w:ascii="Times New Roman" w:eastAsia="Times New Roman" w:hAnsi="Times New Roman" w:cs="Times New Roman"/>
          <w:kern w:val="0"/>
          <w14:ligatures w14:val="none"/>
        </w:rPr>
        <w:t>.</w:t>
      </w:r>
    </w:p>
    <w:p w14:paraId="0C5AFD82" w14:textId="0EBF1F00" w:rsidR="001B399E" w:rsidRPr="0039461C" w:rsidRDefault="001B399E" w:rsidP="0039461C">
      <w:pPr>
        <w:numPr>
          <w:ilvl w:val="1"/>
          <w:numId w:val="9"/>
        </w:numPr>
        <w:spacing w:before="100" w:beforeAutospacing="1" w:after="100" w:afterAutospacing="1"/>
        <w:rPr>
          <w:rFonts w:ascii="Times New Roman" w:eastAsia="Times New Roman" w:hAnsi="Times New Roman" w:cs="Times New Roman"/>
          <w:kern w:val="0"/>
          <w14:ligatures w14:val="none"/>
        </w:rPr>
      </w:pPr>
      <w:ins w:id="139" w:author="Christoph Guenther" w:date="2024-07-30T11:07:00Z" w16du:dateUtc="2024-07-30T17:07:00Z">
        <w:r>
          <w:rPr>
            <w:rFonts w:ascii="Times New Roman" w:eastAsia="Times New Roman" w:hAnsi="Times New Roman" w:cs="Times New Roman"/>
            <w:kern w:val="0"/>
            <w14:ligatures w14:val="none"/>
          </w:rPr>
          <w:t xml:space="preserve">Different models with </w:t>
        </w:r>
      </w:ins>
      <w:ins w:id="140" w:author="Christoph Guenther" w:date="2024-07-30T11:08:00Z" w16du:dateUtc="2024-07-30T17:08:00Z">
        <w:r>
          <w:rPr>
            <w:rFonts w:ascii="Times New Roman" w:eastAsia="Times New Roman" w:hAnsi="Times New Roman" w:cs="Times New Roman"/>
            <w:kern w:val="0"/>
            <w14:ligatures w14:val="none"/>
          </w:rPr>
          <w:t>increasing complexity</w:t>
        </w:r>
      </w:ins>
      <w:ins w:id="141" w:author="Christoph Guenther" w:date="2024-07-30T11:09:00Z" w16du:dateUtc="2024-07-30T17:09:00Z">
        <w:r>
          <w:rPr>
            <w:rFonts w:ascii="Times New Roman" w:eastAsia="Times New Roman" w:hAnsi="Times New Roman" w:cs="Times New Roman"/>
            <w:kern w:val="0"/>
            <w14:ligatures w14:val="none"/>
          </w:rPr>
          <w:t>.</w:t>
        </w:r>
      </w:ins>
    </w:p>
    <w:p w14:paraId="4BEBD4EA" w14:textId="77777777" w:rsidR="0039461C" w:rsidRPr="0039461C" w:rsidRDefault="0039461C" w:rsidP="0039461C">
      <w:pPr>
        <w:numPr>
          <w:ilvl w:val="1"/>
          <w:numId w:val="9"/>
        </w:numPr>
        <w:spacing w:before="100" w:beforeAutospacing="1" w:after="100" w:afterAutospacing="1"/>
        <w:rPr>
          <w:rFonts w:ascii="Times New Roman" w:eastAsia="Times New Roman" w:hAnsi="Times New Roman" w:cs="Times New Roman"/>
          <w:kern w:val="0"/>
          <w14:ligatures w14:val="none"/>
        </w:rPr>
      </w:pPr>
      <w:del w:id="142" w:author="Christoph Guenther" w:date="2024-07-30T11:09:00Z" w16du:dateUtc="2024-07-30T17:09:00Z">
        <w:r w:rsidRPr="0039461C" w:rsidDel="001B399E">
          <w:rPr>
            <w:rFonts w:ascii="Times New Roman" w:eastAsia="Times New Roman" w:hAnsi="Times New Roman" w:cs="Times New Roman"/>
            <w:kern w:val="0"/>
            <w14:ligatures w14:val="none"/>
          </w:rPr>
          <w:delText>Pre-trained models available for quick deployment.</w:delText>
        </w:r>
      </w:del>
    </w:p>
    <w:p w14:paraId="3153EF5F" w14:textId="03AB338E" w:rsidR="0039461C" w:rsidRPr="0039461C" w:rsidRDefault="0039461C" w:rsidP="0039461C">
      <w:pPr>
        <w:numPr>
          <w:ilvl w:val="0"/>
          <w:numId w:val="9"/>
        </w:numPr>
        <w:spacing w:before="100" w:beforeAutospacing="1" w:after="100" w:afterAutospacing="1"/>
        <w:rPr>
          <w:rFonts w:ascii="Times New Roman" w:eastAsia="Times New Roman" w:hAnsi="Times New Roman" w:cs="Times New Roman"/>
          <w:kern w:val="0"/>
          <w14:ligatures w14:val="none"/>
        </w:rPr>
      </w:pPr>
      <w:r w:rsidRPr="0039461C">
        <w:rPr>
          <w:rFonts w:ascii="Times New Roman" w:eastAsia="Times New Roman" w:hAnsi="Times New Roman" w:cs="Times New Roman"/>
          <w:b/>
          <w:bCs/>
          <w:kern w:val="0"/>
          <w14:ligatures w14:val="none"/>
        </w:rPr>
        <w:t>Model Architecture</w:t>
      </w:r>
      <w:ins w:id="143" w:author="Christoph Guenther" w:date="2024-07-30T11:21:00Z" w16du:dateUtc="2024-07-30T17:21:00Z">
        <w:r w:rsidR="00CE49B3">
          <w:rPr>
            <w:rFonts w:ascii="Times New Roman" w:eastAsia="Times New Roman" w:hAnsi="Times New Roman" w:cs="Times New Roman"/>
            <w:b/>
            <w:bCs/>
            <w:kern w:val="0"/>
            <w14:ligatures w14:val="none"/>
          </w:rPr>
          <w:t xml:space="preserve"> (should go into README but not into presentation)</w:t>
        </w:r>
      </w:ins>
      <w:r w:rsidRPr="0039461C">
        <w:rPr>
          <w:rFonts w:ascii="Times New Roman" w:eastAsia="Times New Roman" w:hAnsi="Times New Roman" w:cs="Times New Roman"/>
          <w:b/>
          <w:bCs/>
          <w:kern w:val="0"/>
          <w14:ligatures w14:val="none"/>
        </w:rPr>
        <w:t>:</w:t>
      </w:r>
    </w:p>
    <w:p w14:paraId="7C12EB98" w14:textId="77777777" w:rsidR="0039461C" w:rsidRPr="0039461C" w:rsidRDefault="0039461C" w:rsidP="0039461C">
      <w:pPr>
        <w:numPr>
          <w:ilvl w:val="1"/>
          <w:numId w:val="9"/>
        </w:numPr>
        <w:spacing w:before="100" w:beforeAutospacing="1" w:after="100" w:afterAutospacing="1"/>
        <w:rPr>
          <w:rFonts w:ascii="Times New Roman" w:eastAsia="Times New Roman" w:hAnsi="Times New Roman" w:cs="Times New Roman"/>
          <w:kern w:val="0"/>
          <w14:ligatures w14:val="none"/>
        </w:rPr>
      </w:pPr>
      <w:r w:rsidRPr="0039461C">
        <w:rPr>
          <w:rFonts w:ascii="Times New Roman" w:eastAsia="Times New Roman" w:hAnsi="Times New Roman" w:cs="Times New Roman"/>
          <w:kern w:val="0"/>
          <w14:ligatures w14:val="none"/>
        </w:rPr>
        <w:t>Overview of YOLO</w:t>
      </w:r>
      <w:del w:id="144" w:author="Christoph Guenther" w:date="2024-07-30T11:21:00Z" w16du:dateUtc="2024-07-30T17:21:00Z">
        <w:r w:rsidRPr="0039461C" w:rsidDel="00CE49B3">
          <w:rPr>
            <w:rFonts w:ascii="Times New Roman" w:eastAsia="Times New Roman" w:hAnsi="Times New Roman" w:cs="Times New Roman"/>
            <w:kern w:val="0"/>
            <w14:ligatures w14:val="none"/>
          </w:rPr>
          <w:delText>v8</w:delText>
        </w:r>
      </w:del>
      <w:r w:rsidRPr="0039461C">
        <w:rPr>
          <w:rFonts w:ascii="Times New Roman" w:eastAsia="Times New Roman" w:hAnsi="Times New Roman" w:cs="Times New Roman"/>
          <w:kern w:val="0"/>
          <w14:ligatures w14:val="none"/>
        </w:rPr>
        <w:t xml:space="preserve"> architecture.</w:t>
      </w:r>
    </w:p>
    <w:p w14:paraId="7CE52F7C" w14:textId="77777777" w:rsidR="0039461C" w:rsidRPr="0039461C" w:rsidRDefault="0039461C" w:rsidP="0039461C">
      <w:pPr>
        <w:numPr>
          <w:ilvl w:val="1"/>
          <w:numId w:val="9"/>
        </w:numPr>
        <w:spacing w:before="100" w:beforeAutospacing="1" w:after="100" w:afterAutospacing="1"/>
        <w:rPr>
          <w:rFonts w:ascii="Times New Roman" w:eastAsia="Times New Roman" w:hAnsi="Times New Roman" w:cs="Times New Roman"/>
          <w:kern w:val="0"/>
          <w14:ligatures w14:val="none"/>
        </w:rPr>
      </w:pPr>
      <w:del w:id="145" w:author="Christoph Guenther" w:date="2024-07-30T11:22:00Z" w16du:dateUtc="2024-07-30T17:22:00Z">
        <w:r w:rsidRPr="0039461C" w:rsidDel="00CE49B3">
          <w:rPr>
            <w:rFonts w:ascii="Times New Roman" w:eastAsia="Times New Roman" w:hAnsi="Times New Roman" w:cs="Times New Roman"/>
            <w:kern w:val="0"/>
            <w14:ligatures w14:val="none"/>
          </w:rPr>
          <w:delText>Customization for detecting framed objects.</w:delText>
        </w:r>
      </w:del>
    </w:p>
    <w:p w14:paraId="7F5B9F41" w14:textId="77777777" w:rsidR="0039461C" w:rsidRPr="0039461C" w:rsidRDefault="00000000" w:rsidP="0039461C">
      <w:pPr>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14942EDE">
          <v:rect id="_x0000_i1029" alt="" style="width:468pt;height:.05pt;mso-width-percent:0;mso-height-percent:0;mso-width-percent:0;mso-height-percent:0" o:hralign="center" o:hrstd="t" o:hr="t" fillcolor="#a0a0a0" stroked="f"/>
        </w:pict>
      </w:r>
    </w:p>
    <w:p w14:paraId="78F98083" w14:textId="77777777" w:rsidR="0039461C" w:rsidRPr="0039461C" w:rsidRDefault="0039461C" w:rsidP="0039461C">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39461C">
        <w:rPr>
          <w:rFonts w:ascii="Times New Roman" w:eastAsia="Times New Roman" w:hAnsi="Times New Roman" w:cs="Times New Roman"/>
          <w:b/>
          <w:bCs/>
          <w:kern w:val="0"/>
          <w:sz w:val="27"/>
          <w:szCs w:val="27"/>
          <w14:ligatures w14:val="none"/>
        </w:rPr>
        <w:t>Slide 6: Training the Model</w:t>
      </w:r>
    </w:p>
    <w:p w14:paraId="16C42431" w14:textId="77777777" w:rsidR="0039461C" w:rsidRPr="0039461C" w:rsidRDefault="0039461C" w:rsidP="0039461C">
      <w:pPr>
        <w:spacing w:before="100" w:beforeAutospacing="1" w:after="100" w:afterAutospacing="1"/>
        <w:rPr>
          <w:rFonts w:ascii="Times New Roman" w:eastAsia="Times New Roman" w:hAnsi="Times New Roman" w:cs="Times New Roman"/>
          <w:kern w:val="0"/>
          <w14:ligatures w14:val="none"/>
        </w:rPr>
      </w:pPr>
      <w:del w:id="146" w:author="Christoph Guenther" w:date="2024-07-30T11:24:00Z" w16du:dateUtc="2024-07-30T17:24:00Z">
        <w:r w:rsidRPr="0039461C" w:rsidDel="00CE49B3">
          <w:rPr>
            <w:rFonts w:ascii="Times New Roman" w:eastAsia="Times New Roman" w:hAnsi="Times New Roman" w:cs="Times New Roman"/>
            <w:b/>
            <w:bCs/>
            <w:kern w:val="0"/>
            <w14:ligatures w14:val="none"/>
          </w:rPr>
          <w:delText>Title:</w:delText>
        </w:r>
        <w:r w:rsidRPr="0039461C" w:rsidDel="00CE49B3">
          <w:rPr>
            <w:rFonts w:ascii="Times New Roman" w:eastAsia="Times New Roman" w:hAnsi="Times New Roman" w:cs="Times New Roman"/>
            <w:kern w:val="0"/>
            <w14:ligatures w14:val="none"/>
          </w:rPr>
          <w:delText xml:space="preserve"> Training the Model</w:delText>
        </w:r>
      </w:del>
      <w:r w:rsidRPr="0039461C">
        <w:rPr>
          <w:rFonts w:ascii="Times New Roman" w:eastAsia="Times New Roman" w:hAnsi="Times New Roman" w:cs="Times New Roman"/>
          <w:kern w:val="0"/>
          <w14:ligatures w14:val="none"/>
        </w:rPr>
        <w:br/>
      </w:r>
      <w:r w:rsidRPr="0039461C">
        <w:rPr>
          <w:rFonts w:ascii="Times New Roman" w:eastAsia="Times New Roman" w:hAnsi="Times New Roman" w:cs="Times New Roman"/>
          <w:b/>
          <w:bCs/>
          <w:kern w:val="0"/>
          <w14:ligatures w14:val="none"/>
        </w:rPr>
        <w:t>Content:</w:t>
      </w:r>
    </w:p>
    <w:p w14:paraId="7DAD365A" w14:textId="77777777" w:rsidR="0039461C" w:rsidRPr="0039461C" w:rsidRDefault="0039461C" w:rsidP="0039461C">
      <w:pPr>
        <w:numPr>
          <w:ilvl w:val="0"/>
          <w:numId w:val="10"/>
        </w:numPr>
        <w:spacing w:before="100" w:beforeAutospacing="1" w:after="100" w:afterAutospacing="1"/>
        <w:rPr>
          <w:rFonts w:ascii="Times New Roman" w:eastAsia="Times New Roman" w:hAnsi="Times New Roman" w:cs="Times New Roman"/>
          <w:kern w:val="0"/>
          <w14:ligatures w14:val="none"/>
        </w:rPr>
      </w:pPr>
      <w:del w:id="147" w:author="Christoph Guenther" w:date="2024-07-30T11:33:00Z" w16du:dateUtc="2024-07-30T17:33:00Z">
        <w:r w:rsidRPr="0039461C" w:rsidDel="00BF037D">
          <w:rPr>
            <w:rFonts w:ascii="Times New Roman" w:eastAsia="Times New Roman" w:hAnsi="Times New Roman" w:cs="Times New Roman"/>
            <w:b/>
            <w:bCs/>
            <w:kern w:val="0"/>
            <w14:ligatures w14:val="none"/>
          </w:rPr>
          <w:delText xml:space="preserve">Training </w:delText>
        </w:r>
      </w:del>
      <w:r w:rsidRPr="0039461C">
        <w:rPr>
          <w:rFonts w:ascii="Times New Roman" w:eastAsia="Times New Roman" w:hAnsi="Times New Roman" w:cs="Times New Roman"/>
          <w:b/>
          <w:bCs/>
          <w:kern w:val="0"/>
          <w14:ligatures w14:val="none"/>
        </w:rPr>
        <w:t>Setup:</w:t>
      </w:r>
    </w:p>
    <w:p w14:paraId="4A63995A" w14:textId="2BE3019E" w:rsidR="00E7415F" w:rsidRDefault="00E7415F" w:rsidP="0039461C">
      <w:pPr>
        <w:numPr>
          <w:ilvl w:val="1"/>
          <w:numId w:val="10"/>
        </w:numPr>
        <w:spacing w:before="100" w:beforeAutospacing="1" w:after="100" w:afterAutospacing="1"/>
        <w:rPr>
          <w:ins w:id="148" w:author="Christoph Guenther" w:date="2024-07-30T12:58:00Z" w16du:dateUtc="2024-07-30T18:58:00Z"/>
          <w:rFonts w:ascii="Times New Roman" w:eastAsia="Times New Roman" w:hAnsi="Times New Roman" w:cs="Times New Roman"/>
          <w:kern w:val="0"/>
          <w14:ligatures w14:val="none"/>
        </w:rPr>
      </w:pPr>
      <w:ins w:id="149" w:author="Christoph Guenther" w:date="2024-07-30T12:58:00Z" w16du:dateUtc="2024-07-30T18:58:00Z">
        <w:r>
          <w:rPr>
            <w:rFonts w:ascii="Times New Roman" w:eastAsia="Times New Roman" w:hAnsi="Times New Roman" w:cs="Times New Roman"/>
            <w:kern w:val="0"/>
            <w14:ligatures w14:val="none"/>
          </w:rPr>
          <w:t>1 class (</w:t>
        </w:r>
      </w:ins>
      <w:ins w:id="150" w:author="Christoph Guenther" w:date="2024-07-30T12:59:00Z" w16du:dateUtc="2024-07-30T18:59:00Z">
        <w:r>
          <w:rPr>
            <w:rFonts w:ascii="Times New Roman" w:eastAsia="Times New Roman" w:hAnsi="Times New Roman" w:cs="Times New Roman"/>
            <w:kern w:val="0"/>
            <w14:ligatures w14:val="none"/>
          </w:rPr>
          <w:t>P</w:t>
        </w:r>
      </w:ins>
      <w:ins w:id="151" w:author="Christoph Guenther" w:date="2024-07-30T12:58:00Z" w16du:dateUtc="2024-07-30T18:58:00Z">
        <w:r>
          <w:rPr>
            <w:rFonts w:ascii="Times New Roman" w:eastAsia="Times New Roman" w:hAnsi="Times New Roman" w:cs="Times New Roman"/>
            <w:kern w:val="0"/>
            <w14:ligatures w14:val="none"/>
          </w:rPr>
          <w:t>icture</w:t>
        </w:r>
      </w:ins>
      <w:ins w:id="152" w:author="Christoph Guenther" w:date="2024-07-30T12:59:00Z" w16du:dateUtc="2024-07-30T18:59:00Z">
        <w:r>
          <w:rPr>
            <w:rFonts w:ascii="Times New Roman" w:eastAsia="Times New Roman" w:hAnsi="Times New Roman" w:cs="Times New Roman"/>
            <w:kern w:val="0"/>
            <w14:ligatures w14:val="none"/>
          </w:rPr>
          <w:t>s</w:t>
        </w:r>
      </w:ins>
      <w:ins w:id="153" w:author="Christoph Guenther" w:date="2024-07-30T12:58:00Z" w16du:dateUtc="2024-07-30T18:58:00Z">
        <w:r>
          <w:rPr>
            <w:rFonts w:ascii="Times New Roman" w:eastAsia="Times New Roman" w:hAnsi="Times New Roman" w:cs="Times New Roman"/>
            <w:kern w:val="0"/>
            <w14:ligatures w14:val="none"/>
          </w:rPr>
          <w:t>-on-Wall</w:t>
        </w:r>
      </w:ins>
      <w:ins w:id="154" w:author="Christoph Guenther" w:date="2024-07-30T12:59:00Z" w16du:dateUtc="2024-07-30T18:59:00Z">
        <w:r>
          <w:rPr>
            <w:rFonts w:ascii="Times New Roman" w:eastAsia="Times New Roman" w:hAnsi="Times New Roman" w:cs="Times New Roman"/>
            <w:kern w:val="0"/>
            <w14:ligatures w14:val="none"/>
          </w:rPr>
          <w:t>)</w:t>
        </w:r>
      </w:ins>
    </w:p>
    <w:p w14:paraId="790B10A1" w14:textId="15CBE6D8" w:rsidR="0039461C" w:rsidRDefault="0039461C" w:rsidP="0039461C">
      <w:pPr>
        <w:numPr>
          <w:ilvl w:val="1"/>
          <w:numId w:val="10"/>
        </w:numPr>
        <w:spacing w:before="100" w:beforeAutospacing="1" w:after="100" w:afterAutospacing="1"/>
        <w:rPr>
          <w:ins w:id="155" w:author="Christoph Guenther" w:date="2024-07-30T11:32:00Z" w16du:dateUtc="2024-07-30T17:32:00Z"/>
          <w:rFonts w:ascii="Times New Roman" w:eastAsia="Times New Roman" w:hAnsi="Times New Roman" w:cs="Times New Roman"/>
          <w:kern w:val="0"/>
          <w14:ligatures w14:val="none"/>
        </w:rPr>
      </w:pPr>
      <w:del w:id="156" w:author="Christoph Guenther" w:date="2024-07-30T11:31:00Z" w16du:dateUtc="2024-07-30T17:31:00Z">
        <w:r w:rsidRPr="0039461C" w:rsidDel="00BF037D">
          <w:rPr>
            <w:rFonts w:ascii="Times New Roman" w:eastAsia="Times New Roman" w:hAnsi="Times New Roman" w:cs="Times New Roman"/>
            <w:kern w:val="0"/>
            <w14:ligatures w14:val="none"/>
          </w:rPr>
          <w:delText xml:space="preserve">Using </w:delText>
        </w:r>
      </w:del>
      <w:r w:rsidRPr="0039461C">
        <w:rPr>
          <w:rFonts w:ascii="Times New Roman" w:eastAsia="Times New Roman" w:hAnsi="Times New Roman" w:cs="Times New Roman"/>
          <w:kern w:val="0"/>
          <w14:ligatures w14:val="none"/>
        </w:rPr>
        <w:t>Google Colab</w:t>
      </w:r>
      <w:del w:id="157" w:author="Christoph Guenther" w:date="2024-07-30T11:31:00Z" w16du:dateUtc="2024-07-30T17:31:00Z">
        <w:r w:rsidRPr="0039461C" w:rsidDel="00BF037D">
          <w:rPr>
            <w:rFonts w:ascii="Times New Roman" w:eastAsia="Times New Roman" w:hAnsi="Times New Roman" w:cs="Times New Roman"/>
            <w:kern w:val="0"/>
            <w14:ligatures w14:val="none"/>
          </w:rPr>
          <w:delText xml:space="preserve"> for training</w:delText>
        </w:r>
      </w:del>
      <w:r w:rsidRPr="0039461C">
        <w:rPr>
          <w:rFonts w:ascii="Times New Roman" w:eastAsia="Times New Roman" w:hAnsi="Times New Roman" w:cs="Times New Roman"/>
          <w:kern w:val="0"/>
          <w14:ligatures w14:val="none"/>
        </w:rPr>
        <w:t>.</w:t>
      </w:r>
    </w:p>
    <w:p w14:paraId="0CB8C153" w14:textId="3018C9A3" w:rsidR="00BF037D" w:rsidRDefault="00BF037D" w:rsidP="0039461C">
      <w:pPr>
        <w:numPr>
          <w:ilvl w:val="1"/>
          <w:numId w:val="10"/>
        </w:numPr>
        <w:spacing w:before="100" w:beforeAutospacing="1" w:after="100" w:afterAutospacing="1"/>
        <w:rPr>
          <w:ins w:id="158" w:author="Christoph Guenther" w:date="2024-07-30T11:31:00Z" w16du:dateUtc="2024-07-30T17:31:00Z"/>
          <w:rFonts w:ascii="Times New Roman" w:eastAsia="Times New Roman" w:hAnsi="Times New Roman" w:cs="Times New Roman"/>
          <w:kern w:val="0"/>
          <w14:ligatures w14:val="none"/>
        </w:rPr>
      </w:pPr>
      <w:ins w:id="159" w:author="Christoph Guenther" w:date="2024-07-30T11:32:00Z" w16du:dateUtc="2024-07-30T17:32:00Z">
        <w:r>
          <w:rPr>
            <w:rFonts w:ascii="Times New Roman" w:eastAsia="Times New Roman" w:hAnsi="Times New Roman" w:cs="Times New Roman"/>
            <w:kern w:val="0"/>
            <w14:ligatures w14:val="none"/>
          </w:rPr>
          <w:lastRenderedPageBreak/>
          <w:t>Use GPU</w:t>
        </w:r>
      </w:ins>
    </w:p>
    <w:p w14:paraId="668D8149" w14:textId="1BDE4B03" w:rsidR="00BF037D" w:rsidRPr="0039461C" w:rsidRDefault="00BF037D" w:rsidP="0039461C">
      <w:pPr>
        <w:numPr>
          <w:ilvl w:val="1"/>
          <w:numId w:val="10"/>
        </w:numPr>
        <w:spacing w:before="100" w:beforeAutospacing="1" w:after="100" w:afterAutospacing="1"/>
        <w:rPr>
          <w:rFonts w:ascii="Times New Roman" w:eastAsia="Times New Roman" w:hAnsi="Times New Roman" w:cs="Times New Roman"/>
          <w:kern w:val="0"/>
          <w14:ligatures w14:val="none"/>
        </w:rPr>
      </w:pPr>
      <w:ins w:id="160" w:author="Christoph Guenther" w:date="2024-07-30T11:31:00Z" w16du:dateUtc="2024-07-30T17:31:00Z">
        <w:r>
          <w:rPr>
            <w:rFonts w:ascii="Times New Roman" w:eastAsia="Times New Roman" w:hAnsi="Times New Roman" w:cs="Times New Roman"/>
            <w:kern w:val="0"/>
            <w14:ligatures w14:val="none"/>
          </w:rPr>
          <w:t xml:space="preserve">Use </w:t>
        </w:r>
      </w:ins>
      <w:ins w:id="161" w:author="Christoph Guenther" w:date="2024-07-30T11:32:00Z" w16du:dateUtc="2024-07-30T17:32:00Z">
        <w:r>
          <w:rPr>
            <w:rFonts w:ascii="Times New Roman" w:eastAsia="Times New Roman" w:hAnsi="Times New Roman" w:cs="Times New Roman"/>
            <w:kern w:val="0"/>
            <w14:ligatures w14:val="none"/>
          </w:rPr>
          <w:t>m</w:t>
        </w:r>
      </w:ins>
      <w:ins w:id="162" w:author="Christoph Guenther" w:date="2024-07-30T11:31:00Z" w16du:dateUtc="2024-07-30T17:31:00Z">
        <w:r>
          <w:rPr>
            <w:rFonts w:ascii="Times New Roman" w:eastAsia="Times New Roman" w:hAnsi="Times New Roman" w:cs="Times New Roman"/>
            <w:kern w:val="0"/>
            <w14:ligatures w14:val="none"/>
          </w:rPr>
          <w:t>ulti</w:t>
        </w:r>
      </w:ins>
      <w:ins w:id="163" w:author="Christoph Guenther" w:date="2024-07-30T11:32:00Z" w16du:dateUtc="2024-07-30T17:32:00Z">
        <w:r>
          <w:rPr>
            <w:rFonts w:ascii="Times New Roman" w:eastAsia="Times New Roman" w:hAnsi="Times New Roman" w:cs="Times New Roman"/>
            <w:kern w:val="0"/>
            <w14:ligatures w14:val="none"/>
          </w:rPr>
          <w:t xml:space="preserve">ple </w:t>
        </w:r>
      </w:ins>
      <w:ins w:id="164" w:author="Christoph Guenther" w:date="2024-07-30T11:31:00Z" w16du:dateUtc="2024-07-30T17:31:00Z">
        <w:r>
          <w:rPr>
            <w:rFonts w:ascii="Times New Roman" w:eastAsia="Times New Roman" w:hAnsi="Times New Roman" w:cs="Times New Roman"/>
            <w:kern w:val="0"/>
            <w14:ligatures w14:val="none"/>
          </w:rPr>
          <w:t>processor</w:t>
        </w:r>
      </w:ins>
      <w:ins w:id="165" w:author="Christoph Guenther" w:date="2024-07-30T11:32:00Z" w16du:dateUtc="2024-07-30T17:32:00Z">
        <w:r>
          <w:rPr>
            <w:rFonts w:ascii="Times New Roman" w:eastAsia="Times New Roman" w:hAnsi="Times New Roman" w:cs="Times New Roman"/>
            <w:kern w:val="0"/>
            <w14:ligatures w14:val="none"/>
          </w:rPr>
          <w:t>s</w:t>
        </w:r>
      </w:ins>
    </w:p>
    <w:p w14:paraId="3889ECF2" w14:textId="77777777" w:rsidR="0039461C" w:rsidRPr="0039461C" w:rsidRDefault="0039461C" w:rsidP="0039461C">
      <w:pPr>
        <w:numPr>
          <w:ilvl w:val="1"/>
          <w:numId w:val="10"/>
        </w:numPr>
        <w:spacing w:before="100" w:beforeAutospacing="1" w:after="100" w:afterAutospacing="1"/>
        <w:rPr>
          <w:rFonts w:ascii="Times New Roman" w:eastAsia="Times New Roman" w:hAnsi="Times New Roman" w:cs="Times New Roman"/>
          <w:kern w:val="0"/>
          <w14:ligatures w14:val="none"/>
        </w:rPr>
      </w:pPr>
      <w:del w:id="166" w:author="Christoph Guenther" w:date="2024-07-30T11:32:00Z" w16du:dateUtc="2024-07-30T17:32:00Z">
        <w:r w:rsidRPr="0039461C" w:rsidDel="00BF037D">
          <w:rPr>
            <w:rFonts w:ascii="Times New Roman" w:eastAsia="Times New Roman" w:hAnsi="Times New Roman" w:cs="Times New Roman"/>
            <w:kern w:val="0"/>
            <w14:ligatures w14:val="none"/>
          </w:rPr>
          <w:delText>Hyperparameters: epochs, batch size, learning rate.</w:delText>
        </w:r>
      </w:del>
    </w:p>
    <w:p w14:paraId="1E53CE84" w14:textId="77777777" w:rsidR="0039461C" w:rsidRPr="0039461C" w:rsidRDefault="0039461C" w:rsidP="0039461C">
      <w:pPr>
        <w:numPr>
          <w:ilvl w:val="0"/>
          <w:numId w:val="10"/>
        </w:numPr>
        <w:spacing w:before="100" w:beforeAutospacing="1" w:after="100" w:afterAutospacing="1"/>
        <w:rPr>
          <w:rFonts w:ascii="Times New Roman" w:eastAsia="Times New Roman" w:hAnsi="Times New Roman" w:cs="Times New Roman"/>
          <w:kern w:val="0"/>
          <w14:ligatures w14:val="none"/>
        </w:rPr>
      </w:pPr>
      <w:del w:id="167" w:author="Christoph Guenther" w:date="2024-07-30T11:33:00Z" w16du:dateUtc="2024-07-30T17:33:00Z">
        <w:r w:rsidRPr="0039461C" w:rsidDel="00BF037D">
          <w:rPr>
            <w:rFonts w:ascii="Times New Roman" w:eastAsia="Times New Roman" w:hAnsi="Times New Roman" w:cs="Times New Roman"/>
            <w:b/>
            <w:bCs/>
            <w:kern w:val="0"/>
            <w14:ligatures w14:val="none"/>
          </w:rPr>
          <w:delText xml:space="preserve">Training </w:delText>
        </w:r>
      </w:del>
      <w:r w:rsidRPr="0039461C">
        <w:rPr>
          <w:rFonts w:ascii="Times New Roman" w:eastAsia="Times New Roman" w:hAnsi="Times New Roman" w:cs="Times New Roman"/>
          <w:b/>
          <w:bCs/>
          <w:kern w:val="0"/>
          <w14:ligatures w14:val="none"/>
        </w:rPr>
        <w:t>Process:</w:t>
      </w:r>
    </w:p>
    <w:p w14:paraId="10266630" w14:textId="59E16972" w:rsidR="0039461C" w:rsidRPr="0039461C" w:rsidRDefault="0039461C" w:rsidP="0039461C">
      <w:pPr>
        <w:numPr>
          <w:ilvl w:val="1"/>
          <w:numId w:val="10"/>
        </w:numPr>
        <w:spacing w:before="100" w:beforeAutospacing="1" w:after="100" w:afterAutospacing="1"/>
        <w:rPr>
          <w:rFonts w:ascii="Times New Roman" w:eastAsia="Times New Roman" w:hAnsi="Times New Roman" w:cs="Times New Roman"/>
          <w:kern w:val="0"/>
          <w14:ligatures w14:val="none"/>
        </w:rPr>
      </w:pPr>
      <w:r w:rsidRPr="0039461C">
        <w:rPr>
          <w:rFonts w:ascii="Times New Roman" w:eastAsia="Times New Roman" w:hAnsi="Times New Roman" w:cs="Times New Roman"/>
          <w:kern w:val="0"/>
          <w14:ligatures w14:val="none"/>
        </w:rPr>
        <w:t>Load</w:t>
      </w:r>
      <w:del w:id="168" w:author="Christoph Guenther" w:date="2024-07-30T11:34:00Z" w16du:dateUtc="2024-07-30T17:34:00Z">
        <w:r w:rsidRPr="0039461C" w:rsidDel="00BF037D">
          <w:rPr>
            <w:rFonts w:ascii="Times New Roman" w:eastAsia="Times New Roman" w:hAnsi="Times New Roman" w:cs="Times New Roman"/>
            <w:kern w:val="0"/>
            <w14:ligatures w14:val="none"/>
          </w:rPr>
          <w:delText>ing the</w:delText>
        </w:r>
      </w:del>
      <w:del w:id="169" w:author="Christoph Guenther" w:date="2024-07-30T11:35:00Z" w16du:dateUtc="2024-07-30T17:35:00Z">
        <w:r w:rsidRPr="0039461C" w:rsidDel="00BF037D">
          <w:rPr>
            <w:rFonts w:ascii="Times New Roman" w:eastAsia="Times New Roman" w:hAnsi="Times New Roman" w:cs="Times New Roman"/>
            <w:kern w:val="0"/>
            <w14:ligatures w14:val="none"/>
          </w:rPr>
          <w:delText xml:space="preserve"> annotated</w:delText>
        </w:r>
      </w:del>
      <w:r w:rsidRPr="0039461C">
        <w:rPr>
          <w:rFonts w:ascii="Times New Roman" w:eastAsia="Times New Roman" w:hAnsi="Times New Roman" w:cs="Times New Roman"/>
          <w:kern w:val="0"/>
          <w14:ligatures w14:val="none"/>
        </w:rPr>
        <w:t xml:space="preserve"> </w:t>
      </w:r>
      <w:ins w:id="170" w:author="Christoph Guenther" w:date="2024-07-30T11:35:00Z" w16du:dateUtc="2024-07-30T17:35:00Z">
        <w:r w:rsidR="00BF037D">
          <w:rPr>
            <w:rFonts w:ascii="Times New Roman" w:eastAsia="Times New Roman" w:hAnsi="Times New Roman" w:cs="Times New Roman"/>
            <w:kern w:val="0"/>
            <w14:ligatures w14:val="none"/>
          </w:rPr>
          <w:t xml:space="preserve">preprocessed </w:t>
        </w:r>
      </w:ins>
      <w:r w:rsidRPr="0039461C">
        <w:rPr>
          <w:rFonts w:ascii="Times New Roman" w:eastAsia="Times New Roman" w:hAnsi="Times New Roman" w:cs="Times New Roman"/>
          <w:kern w:val="0"/>
          <w14:ligatures w14:val="none"/>
        </w:rPr>
        <w:t>dataset</w:t>
      </w:r>
      <w:ins w:id="171" w:author="Christoph Guenther" w:date="2024-07-30T11:35:00Z" w16du:dateUtc="2024-07-30T17:35:00Z">
        <w:r w:rsidR="00BF037D">
          <w:rPr>
            <w:rFonts w:ascii="Times New Roman" w:eastAsia="Times New Roman" w:hAnsi="Times New Roman" w:cs="Times New Roman"/>
            <w:kern w:val="0"/>
            <w14:ligatures w14:val="none"/>
          </w:rPr>
          <w:t>s from Roboflow</w:t>
        </w:r>
      </w:ins>
      <w:r w:rsidRPr="0039461C">
        <w:rPr>
          <w:rFonts w:ascii="Times New Roman" w:eastAsia="Times New Roman" w:hAnsi="Times New Roman" w:cs="Times New Roman"/>
          <w:kern w:val="0"/>
          <w14:ligatures w14:val="none"/>
        </w:rPr>
        <w:t>.</w:t>
      </w:r>
    </w:p>
    <w:p w14:paraId="2C2AF6D0" w14:textId="5CE1BFF4" w:rsidR="0039461C" w:rsidRDefault="0039461C" w:rsidP="0039461C">
      <w:pPr>
        <w:numPr>
          <w:ilvl w:val="1"/>
          <w:numId w:val="10"/>
        </w:numPr>
        <w:spacing w:before="100" w:beforeAutospacing="1" w:after="100" w:afterAutospacing="1"/>
        <w:rPr>
          <w:ins w:id="172" w:author="Christoph Guenther" w:date="2024-07-30T11:38:00Z" w16du:dateUtc="2024-07-30T17:38:00Z"/>
          <w:rFonts w:ascii="Times New Roman" w:eastAsia="Times New Roman" w:hAnsi="Times New Roman" w:cs="Times New Roman"/>
          <w:kern w:val="0"/>
          <w14:ligatures w14:val="none"/>
        </w:rPr>
      </w:pPr>
      <w:del w:id="173" w:author="Christoph Guenther" w:date="2024-07-30T11:38:00Z" w16du:dateUtc="2024-07-30T17:38:00Z">
        <w:r w:rsidRPr="0039461C" w:rsidDel="0040799F">
          <w:rPr>
            <w:rFonts w:ascii="Times New Roman" w:eastAsia="Times New Roman" w:hAnsi="Times New Roman" w:cs="Times New Roman"/>
            <w:kern w:val="0"/>
            <w14:ligatures w14:val="none"/>
          </w:rPr>
          <w:delText>Fine-tuning the pre-t</w:delText>
        </w:r>
      </w:del>
      <w:ins w:id="174" w:author="Christoph Guenther" w:date="2024-07-30T11:38:00Z" w16du:dateUtc="2024-07-30T17:38:00Z">
        <w:r w:rsidR="0040799F">
          <w:rPr>
            <w:rFonts w:ascii="Times New Roman" w:eastAsia="Times New Roman" w:hAnsi="Times New Roman" w:cs="Times New Roman"/>
            <w:kern w:val="0"/>
            <w14:ligatures w14:val="none"/>
          </w:rPr>
          <w:t>T</w:t>
        </w:r>
      </w:ins>
      <w:r w:rsidRPr="0039461C">
        <w:rPr>
          <w:rFonts w:ascii="Times New Roman" w:eastAsia="Times New Roman" w:hAnsi="Times New Roman" w:cs="Times New Roman"/>
          <w:kern w:val="0"/>
          <w14:ligatures w14:val="none"/>
        </w:rPr>
        <w:t>rain</w:t>
      </w:r>
      <w:del w:id="175" w:author="Christoph Guenther" w:date="2024-07-30T11:38:00Z" w16du:dateUtc="2024-07-30T17:38:00Z">
        <w:r w:rsidRPr="0039461C" w:rsidDel="0040799F">
          <w:rPr>
            <w:rFonts w:ascii="Times New Roman" w:eastAsia="Times New Roman" w:hAnsi="Times New Roman" w:cs="Times New Roman"/>
            <w:kern w:val="0"/>
            <w14:ligatures w14:val="none"/>
          </w:rPr>
          <w:delText>ed YOLOv8</w:delText>
        </w:r>
      </w:del>
      <w:r w:rsidRPr="0039461C">
        <w:rPr>
          <w:rFonts w:ascii="Times New Roman" w:eastAsia="Times New Roman" w:hAnsi="Times New Roman" w:cs="Times New Roman"/>
          <w:kern w:val="0"/>
          <w14:ligatures w14:val="none"/>
        </w:rPr>
        <w:t xml:space="preserve"> model.</w:t>
      </w:r>
    </w:p>
    <w:p w14:paraId="1BDBFFBB" w14:textId="0300FA59" w:rsidR="0040799F" w:rsidRDefault="0040799F" w:rsidP="0039461C">
      <w:pPr>
        <w:numPr>
          <w:ilvl w:val="1"/>
          <w:numId w:val="10"/>
        </w:numPr>
        <w:spacing w:before="100" w:beforeAutospacing="1" w:after="100" w:afterAutospacing="1"/>
        <w:rPr>
          <w:ins w:id="176" w:author="Christoph Guenther" w:date="2024-07-30T11:38:00Z" w16du:dateUtc="2024-07-30T17:38:00Z"/>
          <w:rFonts w:ascii="Times New Roman" w:eastAsia="Times New Roman" w:hAnsi="Times New Roman" w:cs="Times New Roman"/>
          <w:kern w:val="0"/>
          <w14:ligatures w14:val="none"/>
        </w:rPr>
      </w:pPr>
      <w:ins w:id="177" w:author="Christoph Guenther" w:date="2024-07-30T11:38:00Z" w16du:dateUtc="2024-07-30T17:38:00Z">
        <w:r>
          <w:rPr>
            <w:rFonts w:ascii="Times New Roman" w:eastAsia="Times New Roman" w:hAnsi="Times New Roman" w:cs="Times New Roman"/>
            <w:kern w:val="0"/>
            <w14:ligatures w14:val="none"/>
          </w:rPr>
          <w:t>Evaluate performance on</w:t>
        </w:r>
      </w:ins>
    </w:p>
    <w:p w14:paraId="218A3ACB" w14:textId="7CF2C1D2" w:rsidR="0040799F" w:rsidRDefault="0040799F" w:rsidP="0040799F">
      <w:pPr>
        <w:numPr>
          <w:ilvl w:val="2"/>
          <w:numId w:val="10"/>
        </w:numPr>
        <w:spacing w:before="100" w:beforeAutospacing="1" w:after="100" w:afterAutospacing="1"/>
        <w:rPr>
          <w:ins w:id="178" w:author="Christoph Guenther" w:date="2024-07-30T11:38:00Z" w16du:dateUtc="2024-07-30T17:38:00Z"/>
          <w:rFonts w:ascii="Times New Roman" w:eastAsia="Times New Roman" w:hAnsi="Times New Roman" w:cs="Times New Roman"/>
          <w:kern w:val="0"/>
          <w14:ligatures w14:val="none"/>
        </w:rPr>
      </w:pPr>
      <w:ins w:id="179" w:author="Christoph Guenther" w:date="2024-07-30T11:38:00Z" w16du:dateUtc="2024-07-30T17:38:00Z">
        <w:r>
          <w:rPr>
            <w:rFonts w:ascii="Times New Roman" w:eastAsia="Times New Roman" w:hAnsi="Times New Roman" w:cs="Times New Roman"/>
            <w:kern w:val="0"/>
            <w14:ligatures w14:val="none"/>
          </w:rPr>
          <w:t>Precision</w:t>
        </w:r>
      </w:ins>
    </w:p>
    <w:p w14:paraId="57D3AC0F" w14:textId="04026BB9" w:rsidR="0040799F" w:rsidRDefault="0040799F" w:rsidP="0040799F">
      <w:pPr>
        <w:numPr>
          <w:ilvl w:val="2"/>
          <w:numId w:val="10"/>
        </w:numPr>
        <w:spacing w:before="100" w:beforeAutospacing="1" w:after="100" w:afterAutospacing="1"/>
        <w:rPr>
          <w:ins w:id="180" w:author="Christoph Guenther" w:date="2024-07-30T11:38:00Z" w16du:dateUtc="2024-07-30T17:38:00Z"/>
          <w:rFonts w:ascii="Times New Roman" w:eastAsia="Times New Roman" w:hAnsi="Times New Roman" w:cs="Times New Roman"/>
          <w:kern w:val="0"/>
          <w14:ligatures w14:val="none"/>
        </w:rPr>
      </w:pPr>
      <w:ins w:id="181" w:author="Christoph Guenther" w:date="2024-07-30T11:38:00Z" w16du:dateUtc="2024-07-30T17:38:00Z">
        <w:r>
          <w:rPr>
            <w:rFonts w:ascii="Times New Roman" w:eastAsia="Times New Roman" w:hAnsi="Times New Roman" w:cs="Times New Roman"/>
            <w:kern w:val="0"/>
            <w14:ligatures w14:val="none"/>
          </w:rPr>
          <w:t>Recall</w:t>
        </w:r>
      </w:ins>
    </w:p>
    <w:p w14:paraId="36322005" w14:textId="4EB8202E" w:rsidR="0040799F" w:rsidRDefault="0040799F" w:rsidP="0040799F">
      <w:pPr>
        <w:numPr>
          <w:ilvl w:val="2"/>
          <w:numId w:val="10"/>
        </w:numPr>
        <w:spacing w:before="100" w:beforeAutospacing="1" w:after="100" w:afterAutospacing="1"/>
        <w:rPr>
          <w:ins w:id="182" w:author="Christoph Guenther" w:date="2024-07-30T11:39:00Z" w16du:dateUtc="2024-07-30T17:39:00Z"/>
          <w:rFonts w:ascii="Times New Roman" w:eastAsia="Times New Roman" w:hAnsi="Times New Roman" w:cs="Times New Roman"/>
          <w:kern w:val="0"/>
          <w14:ligatures w14:val="none"/>
        </w:rPr>
      </w:pPr>
      <w:ins w:id="183" w:author="Christoph Guenther" w:date="2024-07-30T11:38:00Z" w16du:dateUtc="2024-07-30T17:38:00Z">
        <w:r>
          <w:rPr>
            <w:rFonts w:ascii="Times New Roman" w:eastAsia="Times New Roman" w:hAnsi="Times New Roman" w:cs="Times New Roman"/>
            <w:kern w:val="0"/>
            <w14:ligatures w14:val="none"/>
          </w:rPr>
          <w:t>Mean aver</w:t>
        </w:r>
      </w:ins>
      <w:ins w:id="184" w:author="Christoph Guenther" w:date="2024-07-30T11:39:00Z" w16du:dateUtc="2024-07-30T17:39:00Z">
        <w:r>
          <w:rPr>
            <w:rFonts w:ascii="Times New Roman" w:eastAsia="Times New Roman" w:hAnsi="Times New Roman" w:cs="Times New Roman"/>
            <w:kern w:val="0"/>
            <w14:ligatures w14:val="none"/>
          </w:rPr>
          <w:t>age precision</w:t>
        </w:r>
      </w:ins>
    </w:p>
    <w:p w14:paraId="16F3F986" w14:textId="3B8D445A" w:rsidR="0040799F" w:rsidRDefault="0040799F" w:rsidP="0040799F">
      <w:pPr>
        <w:numPr>
          <w:ilvl w:val="2"/>
          <w:numId w:val="10"/>
        </w:numPr>
        <w:spacing w:before="100" w:beforeAutospacing="1" w:after="100" w:afterAutospacing="1"/>
        <w:rPr>
          <w:ins w:id="185" w:author="Christoph Guenther" w:date="2024-07-30T11:40:00Z" w16du:dateUtc="2024-07-30T17:40:00Z"/>
          <w:rFonts w:ascii="Times New Roman" w:eastAsia="Times New Roman" w:hAnsi="Times New Roman" w:cs="Times New Roman"/>
          <w:kern w:val="0"/>
          <w14:ligatures w14:val="none"/>
        </w:rPr>
      </w:pPr>
      <w:ins w:id="186" w:author="Christoph Guenther" w:date="2024-07-30T11:39:00Z" w16du:dateUtc="2024-07-30T17:39:00Z">
        <w:r>
          <w:rPr>
            <w:rFonts w:ascii="Times New Roman" w:eastAsia="Times New Roman" w:hAnsi="Times New Roman" w:cs="Times New Roman"/>
            <w:kern w:val="0"/>
            <w14:ligatures w14:val="none"/>
          </w:rPr>
          <w:t>Confusion matrix</w:t>
        </w:r>
      </w:ins>
    </w:p>
    <w:p w14:paraId="7F5A33EA" w14:textId="2924CC56" w:rsidR="0040799F" w:rsidRDefault="0040799F" w:rsidP="0040799F">
      <w:pPr>
        <w:numPr>
          <w:ilvl w:val="1"/>
          <w:numId w:val="10"/>
        </w:numPr>
        <w:spacing w:before="100" w:beforeAutospacing="1" w:after="100" w:afterAutospacing="1"/>
        <w:rPr>
          <w:ins w:id="187" w:author="Christoph Guenther" w:date="2024-07-30T11:40:00Z" w16du:dateUtc="2024-07-30T17:40:00Z"/>
          <w:rFonts w:ascii="Times New Roman" w:eastAsia="Times New Roman" w:hAnsi="Times New Roman" w:cs="Times New Roman"/>
          <w:kern w:val="0"/>
          <w14:ligatures w14:val="none"/>
        </w:rPr>
      </w:pPr>
      <w:ins w:id="188" w:author="Christoph Guenther" w:date="2024-07-30T11:40:00Z" w16du:dateUtc="2024-07-30T17:40:00Z">
        <w:r>
          <w:rPr>
            <w:rFonts w:ascii="Times New Roman" w:eastAsia="Times New Roman" w:hAnsi="Times New Roman" w:cs="Times New Roman"/>
            <w:kern w:val="0"/>
            <w14:ligatures w14:val="none"/>
          </w:rPr>
          <w:t>Repeat varying these parameters</w:t>
        </w:r>
      </w:ins>
    </w:p>
    <w:p w14:paraId="4B4CD08C" w14:textId="5D0C159A" w:rsidR="0040799F" w:rsidRDefault="0040799F" w:rsidP="0040799F">
      <w:pPr>
        <w:numPr>
          <w:ilvl w:val="2"/>
          <w:numId w:val="10"/>
        </w:numPr>
        <w:spacing w:before="100" w:beforeAutospacing="1" w:after="100" w:afterAutospacing="1"/>
        <w:rPr>
          <w:ins w:id="189" w:author="Christoph Guenther" w:date="2024-07-30T11:43:00Z" w16du:dateUtc="2024-07-30T17:43:00Z"/>
          <w:rFonts w:ascii="Times New Roman" w:eastAsia="Times New Roman" w:hAnsi="Times New Roman" w:cs="Times New Roman"/>
          <w:kern w:val="0"/>
          <w14:ligatures w14:val="none"/>
        </w:rPr>
      </w:pPr>
      <w:ins w:id="190" w:author="Christoph Guenther" w:date="2024-07-30T11:43:00Z" w16du:dateUtc="2024-07-30T17:43:00Z">
        <w:r>
          <w:rPr>
            <w:rFonts w:ascii="Times New Roman" w:eastAsia="Times New Roman" w:hAnsi="Times New Roman" w:cs="Times New Roman"/>
            <w:kern w:val="0"/>
            <w14:ligatures w14:val="none"/>
          </w:rPr>
          <w:t>YOLO version</w:t>
        </w:r>
      </w:ins>
    </w:p>
    <w:p w14:paraId="5781B2D5" w14:textId="2C8FE263" w:rsidR="0040799F" w:rsidRDefault="0040799F" w:rsidP="0040799F">
      <w:pPr>
        <w:numPr>
          <w:ilvl w:val="2"/>
          <w:numId w:val="10"/>
        </w:numPr>
        <w:spacing w:before="100" w:beforeAutospacing="1" w:after="100" w:afterAutospacing="1"/>
        <w:rPr>
          <w:ins w:id="191" w:author="Christoph Guenther" w:date="2024-07-30T11:41:00Z" w16du:dateUtc="2024-07-30T17:41:00Z"/>
          <w:rFonts w:ascii="Times New Roman" w:eastAsia="Times New Roman" w:hAnsi="Times New Roman" w:cs="Times New Roman"/>
          <w:kern w:val="0"/>
          <w14:ligatures w14:val="none"/>
        </w:rPr>
      </w:pPr>
      <w:ins w:id="192" w:author="Christoph Guenther" w:date="2024-07-30T11:44:00Z" w16du:dateUtc="2024-07-30T17:44:00Z">
        <w:r>
          <w:rPr>
            <w:rFonts w:ascii="Times New Roman" w:eastAsia="Times New Roman" w:hAnsi="Times New Roman" w:cs="Times New Roman"/>
            <w:kern w:val="0"/>
            <w14:ligatures w14:val="none"/>
          </w:rPr>
          <w:t>YOLO m</w:t>
        </w:r>
      </w:ins>
      <w:ins w:id="193" w:author="Christoph Guenther" w:date="2024-07-30T11:40:00Z" w16du:dateUtc="2024-07-30T17:40:00Z">
        <w:r>
          <w:rPr>
            <w:rFonts w:ascii="Times New Roman" w:eastAsia="Times New Roman" w:hAnsi="Times New Roman" w:cs="Times New Roman"/>
            <w:kern w:val="0"/>
            <w14:ligatures w14:val="none"/>
          </w:rPr>
          <w:t>odel</w:t>
        </w:r>
      </w:ins>
    </w:p>
    <w:p w14:paraId="7712470F" w14:textId="0A624553" w:rsidR="0040799F" w:rsidRDefault="0040799F" w:rsidP="0040799F">
      <w:pPr>
        <w:numPr>
          <w:ilvl w:val="2"/>
          <w:numId w:val="10"/>
        </w:numPr>
        <w:spacing w:before="100" w:beforeAutospacing="1" w:after="100" w:afterAutospacing="1"/>
        <w:rPr>
          <w:ins w:id="194" w:author="Christoph Guenther" w:date="2024-07-30T11:44:00Z" w16du:dateUtc="2024-07-30T17:44:00Z"/>
          <w:rFonts w:ascii="Times New Roman" w:eastAsia="Times New Roman" w:hAnsi="Times New Roman" w:cs="Times New Roman"/>
          <w:kern w:val="0"/>
          <w14:ligatures w14:val="none"/>
        </w:rPr>
      </w:pPr>
      <w:ins w:id="195" w:author="Christoph Guenther" w:date="2024-07-30T11:41:00Z" w16du:dateUtc="2024-07-30T17:41:00Z">
        <w:r>
          <w:rPr>
            <w:rFonts w:ascii="Times New Roman" w:eastAsia="Times New Roman" w:hAnsi="Times New Roman" w:cs="Times New Roman"/>
            <w:kern w:val="0"/>
            <w14:ligatures w14:val="none"/>
          </w:rPr>
          <w:t>Number of epochs</w:t>
        </w:r>
      </w:ins>
    </w:p>
    <w:p w14:paraId="18471290" w14:textId="667DEF56" w:rsidR="0040799F" w:rsidRDefault="0040799F" w:rsidP="0040799F">
      <w:pPr>
        <w:numPr>
          <w:ilvl w:val="2"/>
          <w:numId w:val="10"/>
        </w:numPr>
        <w:spacing w:before="100" w:beforeAutospacing="1" w:after="100" w:afterAutospacing="1"/>
        <w:rPr>
          <w:ins w:id="196" w:author="Christoph Guenther" w:date="2024-07-30T11:42:00Z" w16du:dateUtc="2024-07-30T17:42:00Z"/>
          <w:rFonts w:ascii="Times New Roman" w:eastAsia="Times New Roman" w:hAnsi="Times New Roman" w:cs="Times New Roman"/>
          <w:kern w:val="0"/>
          <w14:ligatures w14:val="none"/>
        </w:rPr>
      </w:pPr>
      <w:ins w:id="197" w:author="Christoph Guenther" w:date="2024-07-30T11:44:00Z" w16du:dateUtc="2024-07-30T17:44:00Z">
        <w:r>
          <w:rPr>
            <w:rFonts w:ascii="Times New Roman" w:eastAsia="Times New Roman" w:hAnsi="Times New Roman" w:cs="Times New Roman"/>
            <w:kern w:val="0"/>
            <w14:ligatures w14:val="none"/>
          </w:rPr>
          <w:t>Batch size</w:t>
        </w:r>
      </w:ins>
    </w:p>
    <w:p w14:paraId="4B2B89BD" w14:textId="30492DC1" w:rsidR="0040799F" w:rsidRDefault="0040799F" w:rsidP="0040799F">
      <w:pPr>
        <w:numPr>
          <w:ilvl w:val="2"/>
          <w:numId w:val="10"/>
        </w:numPr>
        <w:spacing w:before="100" w:beforeAutospacing="1" w:after="100" w:afterAutospacing="1"/>
        <w:rPr>
          <w:ins w:id="198" w:author="Christoph Guenther" w:date="2024-07-30T11:41:00Z" w16du:dateUtc="2024-07-30T17:41:00Z"/>
          <w:rFonts w:ascii="Times New Roman" w:eastAsia="Times New Roman" w:hAnsi="Times New Roman" w:cs="Times New Roman"/>
          <w:kern w:val="0"/>
          <w14:ligatures w14:val="none"/>
        </w:rPr>
      </w:pPr>
      <w:ins w:id="199" w:author="Christoph Guenther" w:date="2024-07-30T11:42:00Z" w16du:dateUtc="2024-07-30T17:42:00Z">
        <w:r>
          <w:rPr>
            <w:rFonts w:ascii="Times New Roman" w:eastAsia="Times New Roman" w:hAnsi="Times New Roman" w:cs="Times New Roman"/>
            <w:kern w:val="0"/>
            <w14:ligatures w14:val="none"/>
          </w:rPr>
          <w:t>Patience</w:t>
        </w:r>
      </w:ins>
    </w:p>
    <w:p w14:paraId="2EF3D0EB" w14:textId="4D0A1D59" w:rsidR="0040799F" w:rsidRPr="0039461C" w:rsidRDefault="0040799F" w:rsidP="0040799F">
      <w:pPr>
        <w:numPr>
          <w:ilvl w:val="2"/>
          <w:numId w:val="10"/>
        </w:numPr>
        <w:spacing w:before="100" w:beforeAutospacing="1" w:after="100" w:afterAutospacing="1"/>
        <w:rPr>
          <w:rFonts w:ascii="Times New Roman" w:eastAsia="Times New Roman" w:hAnsi="Times New Roman" w:cs="Times New Roman"/>
          <w:kern w:val="0"/>
          <w14:ligatures w14:val="none"/>
        </w:rPr>
        <w:pPrChange w:id="200" w:author="Christoph Guenther" w:date="2024-07-30T11:40:00Z" w16du:dateUtc="2024-07-30T17:40:00Z">
          <w:pPr>
            <w:numPr>
              <w:ilvl w:val="1"/>
              <w:numId w:val="10"/>
            </w:numPr>
            <w:tabs>
              <w:tab w:val="num" w:pos="1440"/>
            </w:tabs>
            <w:spacing w:before="100" w:beforeAutospacing="1" w:after="100" w:afterAutospacing="1"/>
            <w:ind w:left="1440" w:hanging="360"/>
          </w:pPr>
        </w:pPrChange>
      </w:pPr>
      <w:ins w:id="201" w:author="Christoph Guenther" w:date="2024-07-30T11:42:00Z" w16du:dateUtc="2024-07-30T17:42:00Z">
        <w:r>
          <w:rPr>
            <w:rFonts w:ascii="Times New Roman" w:eastAsia="Times New Roman" w:hAnsi="Times New Roman" w:cs="Times New Roman"/>
            <w:kern w:val="0"/>
            <w14:ligatures w14:val="none"/>
          </w:rPr>
          <w:t>Intersection over Union (IoU)</w:t>
        </w:r>
      </w:ins>
    </w:p>
    <w:p w14:paraId="074B45F5" w14:textId="77777777" w:rsidR="0039461C" w:rsidRPr="0039461C" w:rsidRDefault="0039461C" w:rsidP="001A2BBE">
      <w:pPr>
        <w:spacing w:before="100" w:beforeAutospacing="1" w:after="100" w:afterAutospacing="1"/>
        <w:ind w:left="1440"/>
        <w:rPr>
          <w:rFonts w:ascii="Times New Roman" w:eastAsia="Times New Roman" w:hAnsi="Times New Roman" w:cs="Times New Roman"/>
          <w:kern w:val="0"/>
          <w14:ligatures w14:val="none"/>
        </w:rPr>
        <w:pPrChange w:id="202" w:author="Christoph Guenther" w:date="2024-07-30T11:45:00Z" w16du:dateUtc="2024-07-30T17:45:00Z">
          <w:pPr>
            <w:numPr>
              <w:ilvl w:val="1"/>
              <w:numId w:val="10"/>
            </w:numPr>
            <w:tabs>
              <w:tab w:val="num" w:pos="1440"/>
            </w:tabs>
            <w:spacing w:before="100" w:beforeAutospacing="1" w:after="100" w:afterAutospacing="1"/>
            <w:ind w:left="1440" w:hanging="360"/>
          </w:pPr>
        </w:pPrChange>
      </w:pPr>
      <w:del w:id="203" w:author="Christoph Guenther" w:date="2024-07-30T11:45:00Z" w16du:dateUtc="2024-07-30T17:45:00Z">
        <w:r w:rsidRPr="0039461C" w:rsidDel="001A2BBE">
          <w:rPr>
            <w:rFonts w:ascii="Times New Roman" w:eastAsia="Times New Roman" w:hAnsi="Times New Roman" w:cs="Times New Roman"/>
            <w:kern w:val="0"/>
            <w14:ligatures w14:val="none"/>
          </w:rPr>
          <w:delText>Monitoring training metrics such as loss and accuracy.</w:delText>
        </w:r>
      </w:del>
    </w:p>
    <w:p w14:paraId="6DC78AEA" w14:textId="3FC75BB0" w:rsidR="0039461C" w:rsidRPr="0039461C" w:rsidDel="002E6D6A" w:rsidRDefault="0039461C" w:rsidP="0039461C">
      <w:pPr>
        <w:numPr>
          <w:ilvl w:val="0"/>
          <w:numId w:val="10"/>
        </w:numPr>
        <w:spacing w:before="100" w:beforeAutospacing="1" w:after="100" w:afterAutospacing="1"/>
        <w:rPr>
          <w:del w:id="204" w:author="Christoph Guenther" w:date="2024-07-30T12:42:00Z" w16du:dateUtc="2024-07-30T18:42:00Z"/>
          <w:rFonts w:ascii="Times New Roman" w:eastAsia="Times New Roman" w:hAnsi="Times New Roman" w:cs="Times New Roman"/>
          <w:kern w:val="0"/>
          <w14:ligatures w14:val="none"/>
        </w:rPr>
      </w:pPr>
      <w:del w:id="205" w:author="Christoph Guenther" w:date="2024-07-30T12:42:00Z" w16du:dateUtc="2024-07-30T18:42:00Z">
        <w:r w:rsidRPr="0039461C" w:rsidDel="002E6D6A">
          <w:rPr>
            <w:rFonts w:ascii="Times New Roman" w:eastAsia="Times New Roman" w:hAnsi="Times New Roman" w:cs="Times New Roman"/>
            <w:b/>
            <w:bCs/>
            <w:kern w:val="0"/>
            <w14:ligatures w14:val="none"/>
          </w:rPr>
          <w:delText>Validation:</w:delText>
        </w:r>
      </w:del>
    </w:p>
    <w:p w14:paraId="1B2914B8" w14:textId="70DDD43D" w:rsidR="0039461C" w:rsidRPr="0039461C" w:rsidDel="002E6D6A" w:rsidRDefault="0039461C" w:rsidP="0039461C">
      <w:pPr>
        <w:numPr>
          <w:ilvl w:val="1"/>
          <w:numId w:val="10"/>
        </w:numPr>
        <w:spacing w:before="100" w:beforeAutospacing="1" w:after="100" w:afterAutospacing="1"/>
        <w:rPr>
          <w:del w:id="206" w:author="Christoph Guenther" w:date="2024-07-30T12:42:00Z" w16du:dateUtc="2024-07-30T18:42:00Z"/>
          <w:rFonts w:ascii="Times New Roman" w:eastAsia="Times New Roman" w:hAnsi="Times New Roman" w:cs="Times New Roman"/>
          <w:kern w:val="0"/>
          <w14:ligatures w14:val="none"/>
        </w:rPr>
      </w:pPr>
      <w:del w:id="207" w:author="Christoph Guenther" w:date="2024-07-30T12:42:00Z" w16du:dateUtc="2024-07-30T18:42:00Z">
        <w:r w:rsidRPr="0039461C" w:rsidDel="002E6D6A">
          <w:rPr>
            <w:rFonts w:ascii="Times New Roman" w:eastAsia="Times New Roman" w:hAnsi="Times New Roman" w:cs="Times New Roman"/>
            <w:kern w:val="0"/>
            <w14:ligatures w14:val="none"/>
          </w:rPr>
          <w:delText>Splitting data into training and validation sets.</w:delText>
        </w:r>
      </w:del>
    </w:p>
    <w:p w14:paraId="120C84EE" w14:textId="4A641296" w:rsidR="0039461C" w:rsidRPr="0039461C" w:rsidDel="002E6D6A" w:rsidRDefault="0039461C" w:rsidP="0039461C">
      <w:pPr>
        <w:numPr>
          <w:ilvl w:val="1"/>
          <w:numId w:val="10"/>
        </w:numPr>
        <w:spacing w:before="100" w:beforeAutospacing="1" w:after="100" w:afterAutospacing="1"/>
        <w:rPr>
          <w:del w:id="208" w:author="Christoph Guenther" w:date="2024-07-30T12:42:00Z" w16du:dateUtc="2024-07-30T18:42:00Z"/>
          <w:rFonts w:ascii="Times New Roman" w:eastAsia="Times New Roman" w:hAnsi="Times New Roman" w:cs="Times New Roman"/>
          <w:kern w:val="0"/>
          <w14:ligatures w14:val="none"/>
        </w:rPr>
      </w:pPr>
      <w:del w:id="209" w:author="Christoph Guenther" w:date="2024-07-30T12:42:00Z" w16du:dateUtc="2024-07-30T18:42:00Z">
        <w:r w:rsidRPr="0039461C" w:rsidDel="002E6D6A">
          <w:rPr>
            <w:rFonts w:ascii="Times New Roman" w:eastAsia="Times New Roman" w:hAnsi="Times New Roman" w:cs="Times New Roman"/>
            <w:kern w:val="0"/>
            <w14:ligatures w14:val="none"/>
          </w:rPr>
          <w:delText>Evaluating model performance using mAP50-95.</w:delText>
        </w:r>
      </w:del>
    </w:p>
    <w:p w14:paraId="08A21136" w14:textId="77777777" w:rsidR="002E6D6A" w:rsidRPr="0039461C" w:rsidRDefault="002E6D6A" w:rsidP="002E6D6A">
      <w:pPr>
        <w:rPr>
          <w:ins w:id="210" w:author="Christoph Guenther" w:date="2024-07-30T12:43:00Z" w16du:dateUtc="2024-07-30T18:43:00Z"/>
          <w:rFonts w:ascii="Times New Roman" w:eastAsia="Times New Roman" w:hAnsi="Times New Roman" w:cs="Times New Roman"/>
          <w:kern w:val="0"/>
          <w14:ligatures w14:val="none"/>
        </w:rPr>
      </w:pPr>
      <w:ins w:id="211" w:author="Christoph Guenther" w:date="2024-07-30T12:43:00Z" w16du:dateUtc="2024-07-30T18:43:00Z">
        <w:r>
          <w:rPr>
            <w:rFonts w:ascii="Times New Roman" w:eastAsia="Times New Roman" w:hAnsi="Times New Roman" w:cs="Times New Roman"/>
            <w:noProof/>
            <w:kern w:val="0"/>
          </w:rPr>
          <w:pict w14:anchorId="41DE4FA4">
            <v:rect id="_x0000_i1034" alt="" style="width:468pt;height:.05pt;mso-width-percent:0;mso-height-percent:0;mso-width-percent:0;mso-height-percent:0" o:hralign="center" o:hrstd="t" o:hr="t" fillcolor="#a0a0a0" stroked="f"/>
          </w:pict>
        </w:r>
      </w:ins>
    </w:p>
    <w:p w14:paraId="240E0815" w14:textId="3419060C" w:rsidR="002E6D6A" w:rsidRPr="002E6D6A" w:rsidRDefault="002E6D6A" w:rsidP="002E6D6A">
      <w:pPr>
        <w:spacing w:before="100" w:beforeAutospacing="1" w:after="100" w:afterAutospacing="1"/>
        <w:outlineLvl w:val="2"/>
        <w:rPr>
          <w:ins w:id="212" w:author="Christoph Guenther" w:date="2024-07-30T12:43:00Z" w16du:dateUtc="2024-07-30T18:43:00Z"/>
          <w:rFonts w:ascii="Times New Roman" w:eastAsia="Times New Roman" w:hAnsi="Times New Roman" w:cs="Times New Roman"/>
          <w:b/>
          <w:bCs/>
          <w:kern w:val="0"/>
          <w:sz w:val="27"/>
          <w:szCs w:val="27"/>
          <w14:ligatures w14:val="none"/>
          <w:rPrChange w:id="213" w:author="Christoph Guenther" w:date="2024-07-30T12:44:00Z" w16du:dateUtc="2024-07-30T18:44:00Z">
            <w:rPr>
              <w:ins w:id="214" w:author="Christoph Guenther" w:date="2024-07-30T12:43:00Z" w16du:dateUtc="2024-07-30T18:43:00Z"/>
              <w:rFonts w:ascii="Times New Roman" w:eastAsia="Times New Roman" w:hAnsi="Times New Roman" w:cs="Times New Roman"/>
              <w:kern w:val="0"/>
              <w14:ligatures w14:val="none"/>
            </w:rPr>
          </w:rPrChange>
        </w:rPr>
        <w:pPrChange w:id="215" w:author="Christoph Guenther" w:date="2024-07-30T12:44:00Z" w16du:dateUtc="2024-07-30T18:44:00Z">
          <w:pPr>
            <w:spacing w:before="100" w:beforeAutospacing="1" w:after="100" w:afterAutospacing="1"/>
          </w:pPr>
        </w:pPrChange>
      </w:pPr>
      <w:ins w:id="216" w:author="Christoph Guenther" w:date="2024-07-30T12:43:00Z" w16du:dateUtc="2024-07-30T18:43:00Z">
        <w:r w:rsidRPr="0039461C">
          <w:rPr>
            <w:rFonts w:ascii="Times New Roman" w:eastAsia="Times New Roman" w:hAnsi="Times New Roman" w:cs="Times New Roman"/>
            <w:b/>
            <w:bCs/>
            <w:kern w:val="0"/>
            <w:sz w:val="27"/>
            <w:szCs w:val="27"/>
            <w14:ligatures w14:val="none"/>
          </w:rPr>
          <w:t xml:space="preserve">Slide 7: </w:t>
        </w:r>
      </w:ins>
      <w:ins w:id="217" w:author="Christoph Guenther" w:date="2024-07-30T12:47:00Z" w16du:dateUtc="2024-07-30T18:47:00Z">
        <w:r>
          <w:rPr>
            <w:rFonts w:ascii="Times New Roman" w:eastAsia="Times New Roman" w:hAnsi="Times New Roman" w:cs="Times New Roman"/>
            <w:b/>
            <w:bCs/>
            <w:kern w:val="0"/>
            <w:sz w:val="27"/>
            <w:szCs w:val="27"/>
            <w14:ligatures w14:val="none"/>
          </w:rPr>
          <w:t>Result</w:t>
        </w:r>
      </w:ins>
      <w:ins w:id="218" w:author="Christoph Guenther" w:date="2024-07-30T12:48:00Z" w16du:dateUtc="2024-07-30T18:48:00Z">
        <w:r>
          <w:rPr>
            <w:rFonts w:ascii="Times New Roman" w:eastAsia="Times New Roman" w:hAnsi="Times New Roman" w:cs="Times New Roman"/>
            <w:b/>
            <w:bCs/>
            <w:kern w:val="0"/>
            <w:sz w:val="27"/>
            <w:szCs w:val="27"/>
            <w14:ligatures w14:val="none"/>
          </w:rPr>
          <w:t>s</w:t>
        </w:r>
      </w:ins>
      <w:ins w:id="219" w:author="Christoph Guenther" w:date="2024-07-30T12:43:00Z" w16du:dateUtc="2024-07-30T18:43:00Z">
        <w:r w:rsidRPr="0039461C">
          <w:rPr>
            <w:rFonts w:ascii="Times New Roman" w:eastAsia="Times New Roman" w:hAnsi="Times New Roman" w:cs="Times New Roman"/>
            <w:kern w:val="0"/>
            <w14:ligatures w14:val="none"/>
          </w:rPr>
          <w:br/>
        </w:r>
        <w:r w:rsidRPr="0039461C">
          <w:rPr>
            <w:rFonts w:ascii="Times New Roman" w:eastAsia="Times New Roman" w:hAnsi="Times New Roman" w:cs="Times New Roman"/>
            <w:b/>
            <w:bCs/>
            <w:kern w:val="0"/>
            <w14:ligatures w14:val="none"/>
          </w:rPr>
          <w:t>Content:</w:t>
        </w:r>
      </w:ins>
    </w:p>
    <w:p w14:paraId="118C9E77" w14:textId="77777777" w:rsidR="002E6D6A" w:rsidRPr="002E6D6A" w:rsidRDefault="002E6D6A" w:rsidP="002E6D6A">
      <w:pPr>
        <w:numPr>
          <w:ilvl w:val="0"/>
          <w:numId w:val="11"/>
        </w:numPr>
        <w:spacing w:before="100" w:beforeAutospacing="1" w:after="100" w:afterAutospacing="1"/>
        <w:rPr>
          <w:ins w:id="220" w:author="Christoph Guenther" w:date="2024-07-30T12:48:00Z" w16du:dateUtc="2024-07-30T18:48:00Z"/>
          <w:rFonts w:ascii="Times New Roman" w:eastAsia="Times New Roman" w:hAnsi="Times New Roman" w:cs="Times New Roman"/>
          <w:kern w:val="0"/>
          <w14:ligatures w14:val="none"/>
          <w:rPrChange w:id="221" w:author="Christoph Guenther" w:date="2024-07-30T12:48:00Z" w16du:dateUtc="2024-07-30T18:48:00Z">
            <w:rPr>
              <w:ins w:id="222" w:author="Christoph Guenther" w:date="2024-07-30T12:48:00Z" w16du:dateUtc="2024-07-30T18:48:00Z"/>
              <w:rFonts w:ascii="Times New Roman" w:eastAsia="Times New Roman" w:hAnsi="Times New Roman" w:cs="Times New Roman"/>
              <w:b/>
              <w:bCs/>
              <w:kern w:val="0"/>
              <w14:ligatures w14:val="none"/>
            </w:rPr>
          </w:rPrChange>
        </w:rPr>
      </w:pPr>
      <w:ins w:id="223" w:author="Christoph Guenther" w:date="2024-07-30T12:48:00Z" w16du:dateUtc="2024-07-30T18:48:00Z">
        <w:r>
          <w:rPr>
            <w:rFonts w:ascii="Times New Roman" w:eastAsia="Times New Roman" w:hAnsi="Times New Roman" w:cs="Times New Roman"/>
            <w:b/>
            <w:bCs/>
            <w:kern w:val="0"/>
            <w14:ligatures w14:val="none"/>
          </w:rPr>
          <w:t>Model Chosen</w:t>
        </w:r>
      </w:ins>
    </w:p>
    <w:p w14:paraId="6C860DA2" w14:textId="157B04A0" w:rsidR="00E7415F" w:rsidRDefault="002E6D6A" w:rsidP="002E6D6A">
      <w:pPr>
        <w:numPr>
          <w:ilvl w:val="1"/>
          <w:numId w:val="11"/>
        </w:numPr>
        <w:spacing w:before="100" w:beforeAutospacing="1" w:after="100" w:afterAutospacing="1"/>
        <w:rPr>
          <w:ins w:id="224" w:author="Christoph Guenther" w:date="2024-07-30T12:52:00Z" w16du:dateUtc="2024-07-30T18:52:00Z"/>
          <w:rFonts w:ascii="Times New Roman" w:eastAsia="Times New Roman" w:hAnsi="Times New Roman" w:cs="Times New Roman"/>
          <w:kern w:val="0"/>
          <w14:ligatures w14:val="none"/>
        </w:rPr>
      </w:pPr>
      <w:ins w:id="225" w:author="Christoph Guenther" w:date="2024-07-30T12:45:00Z" w16du:dateUtc="2024-07-30T18:45:00Z">
        <w:r w:rsidRPr="002E6D6A">
          <w:rPr>
            <w:rFonts w:ascii="Times New Roman" w:eastAsia="Times New Roman" w:hAnsi="Times New Roman" w:cs="Times New Roman"/>
            <w:kern w:val="0"/>
            <w14:ligatures w14:val="none"/>
            <w:rPrChange w:id="226" w:author="Christoph Guenther" w:date="2024-07-30T12:48:00Z" w16du:dateUtc="2024-07-30T18:48:00Z">
              <w:rPr>
                <w:rFonts w:ascii="Times New Roman" w:eastAsia="Times New Roman" w:hAnsi="Times New Roman" w:cs="Times New Roman"/>
                <w:b/>
                <w:bCs/>
                <w:kern w:val="0"/>
                <w14:ligatures w14:val="none"/>
              </w:rPr>
            </w:rPrChange>
          </w:rPr>
          <w:t>YOLOv10m</w:t>
        </w:r>
      </w:ins>
      <w:ins w:id="227" w:author="Christoph Guenther" w:date="2024-07-30T12:53:00Z" w16du:dateUtc="2024-07-30T18:53:00Z">
        <w:r w:rsidR="00E7415F">
          <w:rPr>
            <w:rFonts w:ascii="Times New Roman" w:eastAsia="Times New Roman" w:hAnsi="Times New Roman" w:cs="Times New Roman"/>
            <w:kern w:val="0"/>
            <w14:ligatures w14:val="none"/>
          </w:rPr>
          <w:t>:</w:t>
        </w:r>
      </w:ins>
      <w:ins w:id="228" w:author="Christoph Guenther" w:date="2024-07-30T12:45:00Z" w16du:dateUtc="2024-07-30T18:45:00Z">
        <w:r w:rsidRPr="002E6D6A">
          <w:rPr>
            <w:rFonts w:ascii="Times New Roman" w:eastAsia="Times New Roman" w:hAnsi="Times New Roman" w:cs="Times New Roman"/>
            <w:kern w:val="0"/>
            <w14:ligatures w14:val="none"/>
            <w:rPrChange w:id="229" w:author="Christoph Guenther" w:date="2024-07-30T12:48:00Z" w16du:dateUtc="2024-07-30T18:48:00Z">
              <w:rPr>
                <w:rFonts w:ascii="Times New Roman" w:eastAsia="Times New Roman" w:hAnsi="Times New Roman" w:cs="Times New Roman"/>
                <w:b/>
                <w:bCs/>
                <w:kern w:val="0"/>
                <w14:ligatures w14:val="none"/>
              </w:rPr>
            </w:rPrChange>
          </w:rPr>
          <w:t xml:space="preserve"> </w:t>
        </w:r>
      </w:ins>
      <w:ins w:id="230" w:author="Christoph Guenther" w:date="2024-07-30T12:53:00Z">
        <w:r w:rsidR="00E7415F" w:rsidRPr="00E7415F">
          <w:rPr>
            <w:rFonts w:ascii="Times New Roman" w:eastAsia="Times New Roman" w:hAnsi="Times New Roman" w:cs="Times New Roman"/>
            <w:kern w:val="0"/>
            <w14:ligatures w14:val="none"/>
          </w:rPr>
          <w:t>369 layers, 16,451,542 parameters</w:t>
        </w:r>
      </w:ins>
    </w:p>
    <w:p w14:paraId="3C06A611" w14:textId="77777777" w:rsidR="00E7415F" w:rsidRPr="00E7415F" w:rsidRDefault="00E7415F" w:rsidP="00E7415F">
      <w:pPr>
        <w:numPr>
          <w:ilvl w:val="0"/>
          <w:numId w:val="11"/>
        </w:numPr>
        <w:spacing w:before="100" w:beforeAutospacing="1" w:after="100" w:afterAutospacing="1"/>
        <w:rPr>
          <w:ins w:id="231" w:author="Christoph Guenther" w:date="2024-07-30T12:53:00Z" w16du:dateUtc="2024-07-30T18:53:00Z"/>
          <w:rFonts w:ascii="Times New Roman" w:eastAsia="Times New Roman" w:hAnsi="Times New Roman" w:cs="Times New Roman"/>
          <w:b/>
          <w:bCs/>
          <w:kern w:val="0"/>
          <w14:ligatures w14:val="none"/>
          <w:rPrChange w:id="232" w:author="Christoph Guenther" w:date="2024-07-30T12:53:00Z" w16du:dateUtc="2024-07-30T18:53:00Z">
            <w:rPr>
              <w:ins w:id="233" w:author="Christoph Guenther" w:date="2024-07-30T12:53:00Z" w16du:dateUtc="2024-07-30T18:53:00Z"/>
              <w:rFonts w:ascii="Times New Roman" w:eastAsia="Times New Roman" w:hAnsi="Times New Roman" w:cs="Times New Roman"/>
              <w:kern w:val="0"/>
              <w14:ligatures w14:val="none"/>
            </w:rPr>
          </w:rPrChange>
        </w:rPr>
      </w:pPr>
      <w:ins w:id="234" w:author="Christoph Guenther" w:date="2024-07-30T12:52:00Z" w16du:dateUtc="2024-07-30T18:52:00Z">
        <w:r w:rsidRPr="00E7415F">
          <w:rPr>
            <w:rFonts w:ascii="Times New Roman" w:eastAsia="Times New Roman" w:hAnsi="Times New Roman" w:cs="Times New Roman"/>
            <w:b/>
            <w:bCs/>
            <w:kern w:val="0"/>
            <w14:ligatures w14:val="none"/>
            <w:rPrChange w:id="235" w:author="Christoph Guenther" w:date="2024-07-30T12:53:00Z" w16du:dateUtc="2024-07-30T18:53:00Z">
              <w:rPr>
                <w:rFonts w:ascii="Times New Roman" w:eastAsia="Times New Roman" w:hAnsi="Times New Roman" w:cs="Times New Roman"/>
                <w:kern w:val="0"/>
                <w14:ligatures w14:val="none"/>
              </w:rPr>
            </w:rPrChange>
          </w:rPr>
          <w:t>Hype</w:t>
        </w:r>
      </w:ins>
      <w:ins w:id="236" w:author="Christoph Guenther" w:date="2024-07-30T12:53:00Z" w16du:dateUtc="2024-07-30T18:53:00Z">
        <w:r w:rsidRPr="00E7415F">
          <w:rPr>
            <w:rFonts w:ascii="Times New Roman" w:eastAsia="Times New Roman" w:hAnsi="Times New Roman" w:cs="Times New Roman"/>
            <w:b/>
            <w:bCs/>
            <w:kern w:val="0"/>
            <w14:ligatures w14:val="none"/>
            <w:rPrChange w:id="237" w:author="Christoph Guenther" w:date="2024-07-30T12:53:00Z" w16du:dateUtc="2024-07-30T18:53:00Z">
              <w:rPr>
                <w:rFonts w:ascii="Times New Roman" w:eastAsia="Times New Roman" w:hAnsi="Times New Roman" w:cs="Times New Roman"/>
                <w:kern w:val="0"/>
                <w14:ligatures w14:val="none"/>
              </w:rPr>
            </w:rPrChange>
          </w:rPr>
          <w:t>rparameters</w:t>
        </w:r>
      </w:ins>
    </w:p>
    <w:p w14:paraId="35E57E0F" w14:textId="64F5929E" w:rsidR="002E6D6A" w:rsidRPr="002E6D6A" w:rsidRDefault="002E6D6A" w:rsidP="00E7415F">
      <w:pPr>
        <w:numPr>
          <w:ilvl w:val="1"/>
          <w:numId w:val="11"/>
        </w:numPr>
        <w:spacing w:before="100" w:beforeAutospacing="1" w:after="100" w:afterAutospacing="1"/>
        <w:rPr>
          <w:ins w:id="238" w:author="Christoph Guenther" w:date="2024-07-30T12:43:00Z" w16du:dateUtc="2024-07-30T18:43:00Z"/>
          <w:rFonts w:ascii="Times New Roman" w:eastAsia="Times New Roman" w:hAnsi="Times New Roman" w:cs="Times New Roman"/>
          <w:kern w:val="0"/>
          <w14:ligatures w14:val="none"/>
        </w:rPr>
      </w:pPr>
      <w:ins w:id="239" w:author="Christoph Guenther" w:date="2024-07-30T12:45:00Z" w16du:dateUtc="2024-07-30T18:45:00Z">
        <w:r w:rsidRPr="002E6D6A">
          <w:rPr>
            <w:rFonts w:ascii="Times New Roman" w:eastAsia="Times New Roman" w:hAnsi="Times New Roman" w:cs="Times New Roman"/>
            <w:kern w:val="0"/>
            <w14:ligatures w14:val="none"/>
            <w:rPrChange w:id="240" w:author="Christoph Guenther" w:date="2024-07-30T12:48:00Z" w16du:dateUtc="2024-07-30T18:48:00Z">
              <w:rPr>
                <w:rFonts w:ascii="Times New Roman" w:eastAsia="Times New Roman" w:hAnsi="Times New Roman" w:cs="Times New Roman"/>
                <w:b/>
                <w:bCs/>
                <w:kern w:val="0"/>
                <w14:ligatures w14:val="none"/>
              </w:rPr>
            </w:rPrChange>
          </w:rPr>
          <w:t>Epochs</w:t>
        </w:r>
      </w:ins>
      <w:ins w:id="241" w:author="Christoph Guenther" w:date="2024-07-30T12:46:00Z" w16du:dateUtc="2024-07-30T18:46:00Z">
        <w:r w:rsidRPr="002E6D6A">
          <w:rPr>
            <w:rFonts w:ascii="Times New Roman" w:eastAsia="Times New Roman" w:hAnsi="Times New Roman" w:cs="Times New Roman"/>
            <w:kern w:val="0"/>
            <w14:ligatures w14:val="none"/>
            <w:rPrChange w:id="242" w:author="Christoph Guenther" w:date="2024-07-30T12:48:00Z" w16du:dateUtc="2024-07-30T18:48:00Z">
              <w:rPr>
                <w:rFonts w:ascii="Times New Roman" w:eastAsia="Times New Roman" w:hAnsi="Times New Roman" w:cs="Times New Roman"/>
                <w:b/>
                <w:bCs/>
                <w:kern w:val="0"/>
                <w14:ligatures w14:val="none"/>
              </w:rPr>
            </w:rPrChange>
          </w:rPr>
          <w:t xml:space="preserve"> = </w:t>
        </w:r>
      </w:ins>
      <w:ins w:id="243" w:author="Christoph Guenther" w:date="2024-07-30T12:45:00Z" w16du:dateUtc="2024-07-30T18:45:00Z">
        <w:r w:rsidRPr="002E6D6A">
          <w:rPr>
            <w:rFonts w:ascii="Times New Roman" w:eastAsia="Times New Roman" w:hAnsi="Times New Roman" w:cs="Times New Roman"/>
            <w:kern w:val="0"/>
            <w14:ligatures w14:val="none"/>
            <w:rPrChange w:id="244" w:author="Christoph Guenther" w:date="2024-07-30T12:48:00Z" w16du:dateUtc="2024-07-30T18:48:00Z">
              <w:rPr>
                <w:rFonts w:ascii="Times New Roman" w:eastAsia="Times New Roman" w:hAnsi="Times New Roman" w:cs="Times New Roman"/>
                <w:b/>
                <w:bCs/>
                <w:kern w:val="0"/>
                <w14:ligatures w14:val="none"/>
              </w:rPr>
            </w:rPrChange>
          </w:rPr>
          <w:t xml:space="preserve">600, </w:t>
        </w:r>
      </w:ins>
      <w:ins w:id="245" w:author="Christoph Guenther" w:date="2024-07-30T12:46:00Z" w16du:dateUtc="2024-07-30T18:46:00Z">
        <w:r w:rsidRPr="002E6D6A">
          <w:rPr>
            <w:rFonts w:ascii="Times New Roman" w:eastAsia="Times New Roman" w:hAnsi="Times New Roman" w:cs="Times New Roman"/>
            <w:kern w:val="0"/>
            <w14:ligatures w14:val="none"/>
            <w:rPrChange w:id="246" w:author="Christoph Guenther" w:date="2024-07-30T12:48:00Z" w16du:dateUtc="2024-07-30T18:48:00Z">
              <w:rPr>
                <w:rFonts w:ascii="Times New Roman" w:eastAsia="Times New Roman" w:hAnsi="Times New Roman" w:cs="Times New Roman"/>
                <w:b/>
                <w:bCs/>
                <w:kern w:val="0"/>
                <w14:ligatures w14:val="none"/>
              </w:rPr>
            </w:rPrChange>
          </w:rPr>
          <w:t xml:space="preserve">Batch Size = -1, Patience = 100, </w:t>
        </w:r>
      </w:ins>
      <w:ins w:id="247" w:author="Christoph Guenther" w:date="2024-07-30T12:47:00Z" w16du:dateUtc="2024-07-30T18:47:00Z">
        <w:r w:rsidRPr="002E6D6A">
          <w:rPr>
            <w:rFonts w:ascii="Times New Roman" w:eastAsia="Times New Roman" w:hAnsi="Times New Roman" w:cs="Times New Roman"/>
            <w:kern w:val="0"/>
            <w14:ligatures w14:val="none"/>
            <w:rPrChange w:id="248" w:author="Christoph Guenther" w:date="2024-07-30T12:48:00Z" w16du:dateUtc="2024-07-30T18:48:00Z">
              <w:rPr>
                <w:rFonts w:ascii="Times New Roman" w:eastAsia="Times New Roman" w:hAnsi="Times New Roman" w:cs="Times New Roman"/>
                <w:b/>
                <w:bCs/>
                <w:kern w:val="0"/>
                <w14:ligatures w14:val="none"/>
              </w:rPr>
            </w:rPrChange>
          </w:rPr>
          <w:t>IoU = 0.5</w:t>
        </w:r>
      </w:ins>
    </w:p>
    <w:p w14:paraId="4021C36A" w14:textId="104B48A1" w:rsidR="002E6D6A" w:rsidRPr="002E6D6A" w:rsidRDefault="002E6D6A" w:rsidP="002E6D6A">
      <w:pPr>
        <w:numPr>
          <w:ilvl w:val="0"/>
          <w:numId w:val="11"/>
        </w:numPr>
        <w:spacing w:before="100" w:beforeAutospacing="1" w:after="100" w:afterAutospacing="1"/>
        <w:rPr>
          <w:ins w:id="249" w:author="Christoph Guenther" w:date="2024-07-30T12:49:00Z" w16du:dateUtc="2024-07-30T18:49:00Z"/>
          <w:rFonts w:ascii="Times New Roman" w:eastAsia="Times New Roman" w:hAnsi="Times New Roman" w:cs="Times New Roman"/>
          <w:kern w:val="0"/>
          <w14:ligatures w14:val="none"/>
          <w:rPrChange w:id="250" w:author="Christoph Guenther" w:date="2024-07-30T12:49:00Z" w16du:dateUtc="2024-07-30T18:49:00Z">
            <w:rPr>
              <w:ins w:id="251" w:author="Christoph Guenther" w:date="2024-07-30T12:49:00Z" w16du:dateUtc="2024-07-30T18:49:00Z"/>
              <w:rFonts w:ascii="Times New Roman" w:eastAsia="Times New Roman" w:hAnsi="Times New Roman" w:cs="Times New Roman"/>
              <w:b/>
              <w:bCs/>
              <w:kern w:val="0"/>
              <w14:ligatures w14:val="none"/>
            </w:rPr>
          </w:rPrChange>
        </w:rPr>
      </w:pPr>
      <w:ins w:id="252" w:author="Christoph Guenther" w:date="2024-07-30T12:48:00Z" w16du:dateUtc="2024-07-30T18:48:00Z">
        <w:r>
          <w:rPr>
            <w:rFonts w:ascii="Times New Roman" w:eastAsia="Times New Roman" w:hAnsi="Times New Roman" w:cs="Times New Roman"/>
            <w:b/>
            <w:bCs/>
            <w:kern w:val="0"/>
            <w14:ligatures w14:val="none"/>
          </w:rPr>
          <w:t>Performance</w:t>
        </w:r>
      </w:ins>
      <w:ins w:id="253" w:author="Christoph Guenther" w:date="2024-07-30T12:43:00Z" w16du:dateUtc="2024-07-30T18:43:00Z">
        <w:r w:rsidRPr="0039461C">
          <w:rPr>
            <w:rFonts w:ascii="Times New Roman" w:eastAsia="Times New Roman" w:hAnsi="Times New Roman" w:cs="Times New Roman"/>
            <w:b/>
            <w:bCs/>
            <w:kern w:val="0"/>
            <w14:ligatures w14:val="none"/>
          </w:rPr>
          <w:t>:</w:t>
        </w:r>
      </w:ins>
    </w:p>
    <w:p w14:paraId="528611A6" w14:textId="5CC555C0" w:rsidR="002E6D6A" w:rsidRDefault="002E6D6A" w:rsidP="002E6D6A">
      <w:pPr>
        <w:numPr>
          <w:ilvl w:val="1"/>
          <w:numId w:val="11"/>
        </w:numPr>
        <w:spacing w:before="100" w:beforeAutospacing="1" w:after="100" w:afterAutospacing="1"/>
        <w:rPr>
          <w:ins w:id="254" w:author="Christoph Guenther" w:date="2024-07-30T12:56:00Z" w16du:dateUtc="2024-07-30T18:56:00Z"/>
          <w:rFonts w:ascii="Times New Roman" w:eastAsia="Times New Roman" w:hAnsi="Times New Roman" w:cs="Times New Roman"/>
          <w:kern w:val="0"/>
          <w14:ligatures w14:val="none"/>
        </w:rPr>
      </w:pPr>
      <w:ins w:id="255" w:author="Christoph Guenther" w:date="2024-07-30T12:49:00Z" w16du:dateUtc="2024-07-30T18:49:00Z">
        <w:r w:rsidRPr="002E6D6A">
          <w:rPr>
            <w:rFonts w:ascii="Times New Roman" w:eastAsia="Times New Roman" w:hAnsi="Times New Roman" w:cs="Times New Roman"/>
            <w:kern w:val="0"/>
            <w14:ligatures w14:val="none"/>
            <w:rPrChange w:id="256" w:author="Christoph Guenther" w:date="2024-07-30T12:49:00Z" w16du:dateUtc="2024-07-30T18:49:00Z">
              <w:rPr>
                <w:rFonts w:ascii="Times New Roman" w:eastAsia="Times New Roman" w:hAnsi="Times New Roman" w:cs="Times New Roman"/>
                <w:b/>
                <w:bCs/>
                <w:kern w:val="0"/>
                <w14:ligatures w14:val="none"/>
              </w:rPr>
            </w:rPrChange>
          </w:rPr>
          <w:t>Precision</w:t>
        </w:r>
        <w:r>
          <w:rPr>
            <w:rFonts w:ascii="Times New Roman" w:eastAsia="Times New Roman" w:hAnsi="Times New Roman" w:cs="Times New Roman"/>
            <w:kern w:val="0"/>
            <w14:ligatures w14:val="none"/>
          </w:rPr>
          <w:t xml:space="preserve"> = 0.792, Recall = </w:t>
        </w:r>
      </w:ins>
      <w:ins w:id="257" w:author="Christoph Guenther" w:date="2024-07-30T12:54:00Z">
        <w:r w:rsidR="00E7415F" w:rsidRPr="00E7415F">
          <w:rPr>
            <w:rFonts w:ascii="Times New Roman" w:eastAsia="Times New Roman" w:hAnsi="Times New Roman" w:cs="Times New Roman"/>
            <w:kern w:val="0"/>
            <w14:ligatures w14:val="none"/>
          </w:rPr>
          <w:t>0.552</w:t>
        </w:r>
      </w:ins>
      <w:ins w:id="258" w:author="Christoph Guenther" w:date="2024-07-30T12:49:00Z" w16du:dateUtc="2024-07-30T18:49:00Z">
        <w:r>
          <w:rPr>
            <w:rFonts w:ascii="Times New Roman" w:eastAsia="Times New Roman" w:hAnsi="Times New Roman" w:cs="Times New Roman"/>
            <w:kern w:val="0"/>
            <w14:ligatures w14:val="none"/>
          </w:rPr>
          <w:t xml:space="preserve">, </w:t>
        </w:r>
      </w:ins>
      <w:ins w:id="259" w:author="Christoph Guenther" w:date="2024-07-30T12:54:00Z" w16du:dateUtc="2024-07-30T18:54:00Z">
        <w:r w:rsidR="00E7415F">
          <w:rPr>
            <w:rFonts w:ascii="Times New Roman" w:eastAsia="Times New Roman" w:hAnsi="Times New Roman" w:cs="Times New Roman"/>
            <w:kern w:val="0"/>
            <w14:ligatures w14:val="none"/>
          </w:rPr>
          <w:t xml:space="preserve">mAP50 = </w:t>
        </w:r>
      </w:ins>
      <w:ins w:id="260" w:author="Christoph Guenther" w:date="2024-07-30T12:55:00Z">
        <w:r w:rsidR="00E7415F" w:rsidRPr="00E7415F">
          <w:rPr>
            <w:rFonts w:ascii="Times New Roman" w:eastAsia="Times New Roman" w:hAnsi="Times New Roman" w:cs="Times New Roman"/>
            <w:kern w:val="0"/>
            <w14:ligatures w14:val="none"/>
          </w:rPr>
          <w:t>0.637</w:t>
        </w:r>
      </w:ins>
      <w:ins w:id="261" w:author="Christoph Guenther" w:date="2024-07-30T12:55:00Z" w16du:dateUtc="2024-07-30T18:55:00Z">
        <w:r w:rsidR="00E7415F">
          <w:rPr>
            <w:rFonts w:ascii="Times New Roman" w:eastAsia="Times New Roman" w:hAnsi="Times New Roman" w:cs="Times New Roman"/>
            <w:kern w:val="0"/>
            <w14:ligatures w14:val="none"/>
          </w:rPr>
          <w:t xml:space="preserve">, mAP50-95 = </w:t>
        </w:r>
      </w:ins>
      <w:ins w:id="262" w:author="Christoph Guenther" w:date="2024-07-30T12:55:00Z">
        <w:r w:rsidR="00E7415F" w:rsidRPr="00E7415F">
          <w:rPr>
            <w:rFonts w:ascii="Times New Roman" w:eastAsia="Times New Roman" w:hAnsi="Times New Roman" w:cs="Times New Roman"/>
            <w:kern w:val="0"/>
            <w14:ligatures w14:val="none"/>
          </w:rPr>
          <w:t>0.425</w:t>
        </w:r>
      </w:ins>
    </w:p>
    <w:p w14:paraId="1148D28A" w14:textId="05BB4CE9" w:rsidR="00E7415F" w:rsidRPr="00E7415F" w:rsidRDefault="004076E7" w:rsidP="004076E7">
      <w:pPr>
        <w:ind w:left="1080"/>
        <w:rPr>
          <w:ins w:id="263" w:author="Christoph Guenther" w:date="2024-07-30T12:58:00Z"/>
        </w:rPr>
        <w:pPrChange w:id="264" w:author="Christoph Guenther" w:date="2024-07-30T13:03:00Z" w16du:dateUtc="2024-07-30T19:03:00Z">
          <w:pPr>
            <w:numPr>
              <w:ilvl w:val="1"/>
              <w:numId w:val="11"/>
            </w:numPr>
            <w:tabs>
              <w:tab w:val="num" w:pos="1440"/>
            </w:tabs>
            <w:ind w:left="1440" w:hanging="360"/>
          </w:pPr>
        </w:pPrChange>
      </w:pPr>
      <w:ins w:id="265" w:author="Christoph Guenther" w:date="2024-07-30T13:02:00Z" w16du:dateUtc="2024-07-30T19:02:00Z">
        <w:r w:rsidRPr="00E7415F">
          <w:lastRenderedPageBreak/>
          <w:drawing>
            <wp:inline distT="0" distB="0" distL="0" distR="0" wp14:anchorId="055A5D09" wp14:editId="196F0FE1">
              <wp:extent cx="5943600" cy="4457700"/>
              <wp:effectExtent l="0" t="0" r="0" b="0"/>
              <wp:docPr id="14547510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ins>
      <w:ins w:id="266" w:author="Christoph Guenther" w:date="2024-07-30T12:56:00Z" w16du:dateUtc="2024-07-30T18:56:00Z">
        <w:r w:rsidR="00E7415F">
          <w:rPr>
            <w:rFonts w:ascii="Times New Roman" w:eastAsia="Times New Roman" w:hAnsi="Times New Roman" w:cs="Times New Roman"/>
            <w:kern w:val="0"/>
            <w14:ligatures w14:val="none"/>
          </w:rPr>
          <w:br/>
        </w:r>
      </w:ins>
    </w:p>
    <w:p w14:paraId="055446C7" w14:textId="77777777" w:rsidR="0039461C" w:rsidRPr="0039461C" w:rsidRDefault="00000000" w:rsidP="0039461C">
      <w:pPr>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2C320E6F">
          <v:rect id="_x0000_i1030" alt="" style="width:468pt;height:.05pt;mso-width-percent:0;mso-height-percent:0;mso-width-percent:0;mso-height-percent:0" o:hralign="center" o:hrstd="t" o:hr="t" fillcolor="#a0a0a0" stroked="f"/>
        </w:pict>
      </w:r>
    </w:p>
    <w:p w14:paraId="0D2BE922" w14:textId="6D6A4021" w:rsidR="0039461C" w:rsidRPr="0039461C" w:rsidRDefault="0039461C" w:rsidP="0039461C">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39461C">
        <w:rPr>
          <w:rFonts w:ascii="Times New Roman" w:eastAsia="Times New Roman" w:hAnsi="Times New Roman" w:cs="Times New Roman"/>
          <w:b/>
          <w:bCs/>
          <w:kern w:val="0"/>
          <w:sz w:val="27"/>
          <w:szCs w:val="27"/>
          <w14:ligatures w14:val="none"/>
        </w:rPr>
        <w:t xml:space="preserve">Slide </w:t>
      </w:r>
      <w:ins w:id="267" w:author="Christoph Guenther" w:date="2024-07-30T12:43:00Z" w16du:dateUtc="2024-07-30T18:43:00Z">
        <w:r w:rsidR="002E6D6A">
          <w:rPr>
            <w:rFonts w:ascii="Times New Roman" w:eastAsia="Times New Roman" w:hAnsi="Times New Roman" w:cs="Times New Roman"/>
            <w:b/>
            <w:bCs/>
            <w:kern w:val="0"/>
            <w:sz w:val="27"/>
            <w:szCs w:val="27"/>
            <w14:ligatures w14:val="none"/>
          </w:rPr>
          <w:t>8</w:t>
        </w:r>
      </w:ins>
      <w:del w:id="268" w:author="Christoph Guenther" w:date="2024-07-30T12:43:00Z" w16du:dateUtc="2024-07-30T18:43:00Z">
        <w:r w:rsidRPr="0039461C" w:rsidDel="002E6D6A">
          <w:rPr>
            <w:rFonts w:ascii="Times New Roman" w:eastAsia="Times New Roman" w:hAnsi="Times New Roman" w:cs="Times New Roman"/>
            <w:b/>
            <w:bCs/>
            <w:kern w:val="0"/>
            <w:sz w:val="27"/>
            <w:szCs w:val="27"/>
            <w14:ligatures w14:val="none"/>
          </w:rPr>
          <w:delText>7</w:delText>
        </w:r>
      </w:del>
      <w:r w:rsidRPr="0039461C">
        <w:rPr>
          <w:rFonts w:ascii="Times New Roman" w:eastAsia="Times New Roman" w:hAnsi="Times New Roman" w:cs="Times New Roman"/>
          <w:b/>
          <w:bCs/>
          <w:kern w:val="0"/>
          <w:sz w:val="27"/>
          <w:szCs w:val="27"/>
          <w14:ligatures w14:val="none"/>
        </w:rPr>
        <w:t>: Implementing the Blurring Technique</w:t>
      </w:r>
    </w:p>
    <w:p w14:paraId="689B709A" w14:textId="77777777" w:rsidR="0039461C" w:rsidRPr="0039461C" w:rsidRDefault="0039461C" w:rsidP="0039461C">
      <w:pPr>
        <w:spacing w:before="100" w:beforeAutospacing="1" w:after="100" w:afterAutospacing="1"/>
        <w:rPr>
          <w:rFonts w:ascii="Times New Roman" w:eastAsia="Times New Roman" w:hAnsi="Times New Roman" w:cs="Times New Roman"/>
          <w:kern w:val="0"/>
          <w14:ligatures w14:val="none"/>
        </w:rPr>
      </w:pPr>
      <w:r w:rsidRPr="0039461C">
        <w:rPr>
          <w:rFonts w:ascii="Times New Roman" w:eastAsia="Times New Roman" w:hAnsi="Times New Roman" w:cs="Times New Roman"/>
          <w:b/>
          <w:bCs/>
          <w:kern w:val="0"/>
          <w14:ligatures w14:val="none"/>
        </w:rPr>
        <w:t>Title:</w:t>
      </w:r>
      <w:r w:rsidRPr="0039461C">
        <w:rPr>
          <w:rFonts w:ascii="Times New Roman" w:eastAsia="Times New Roman" w:hAnsi="Times New Roman" w:cs="Times New Roman"/>
          <w:kern w:val="0"/>
          <w14:ligatures w14:val="none"/>
        </w:rPr>
        <w:t xml:space="preserve"> Implementing the Blurring Technique</w:t>
      </w:r>
      <w:r w:rsidRPr="0039461C">
        <w:rPr>
          <w:rFonts w:ascii="Times New Roman" w:eastAsia="Times New Roman" w:hAnsi="Times New Roman" w:cs="Times New Roman"/>
          <w:kern w:val="0"/>
          <w14:ligatures w14:val="none"/>
        </w:rPr>
        <w:br/>
      </w:r>
      <w:r w:rsidRPr="0039461C">
        <w:rPr>
          <w:rFonts w:ascii="Times New Roman" w:eastAsia="Times New Roman" w:hAnsi="Times New Roman" w:cs="Times New Roman"/>
          <w:b/>
          <w:bCs/>
          <w:kern w:val="0"/>
          <w14:ligatures w14:val="none"/>
        </w:rPr>
        <w:t>Content:</w:t>
      </w:r>
    </w:p>
    <w:p w14:paraId="2E3BA714" w14:textId="77777777" w:rsidR="0039461C" w:rsidRPr="0039461C" w:rsidRDefault="0039461C" w:rsidP="0039461C">
      <w:pPr>
        <w:numPr>
          <w:ilvl w:val="0"/>
          <w:numId w:val="11"/>
        </w:numPr>
        <w:spacing w:before="100" w:beforeAutospacing="1" w:after="100" w:afterAutospacing="1"/>
        <w:rPr>
          <w:rFonts w:ascii="Times New Roman" w:eastAsia="Times New Roman" w:hAnsi="Times New Roman" w:cs="Times New Roman"/>
          <w:kern w:val="0"/>
          <w14:ligatures w14:val="none"/>
        </w:rPr>
      </w:pPr>
      <w:r w:rsidRPr="0039461C">
        <w:rPr>
          <w:rFonts w:ascii="Times New Roman" w:eastAsia="Times New Roman" w:hAnsi="Times New Roman" w:cs="Times New Roman"/>
          <w:b/>
          <w:bCs/>
          <w:kern w:val="0"/>
          <w14:ligatures w14:val="none"/>
        </w:rPr>
        <w:t>Blurring Algorithm:</w:t>
      </w:r>
    </w:p>
    <w:p w14:paraId="418569A8" w14:textId="77777777" w:rsidR="0039461C" w:rsidRPr="0039461C" w:rsidRDefault="0039461C" w:rsidP="0039461C">
      <w:pPr>
        <w:numPr>
          <w:ilvl w:val="1"/>
          <w:numId w:val="11"/>
        </w:numPr>
        <w:spacing w:before="100" w:beforeAutospacing="1" w:after="100" w:afterAutospacing="1"/>
        <w:rPr>
          <w:rFonts w:ascii="Times New Roman" w:eastAsia="Times New Roman" w:hAnsi="Times New Roman" w:cs="Times New Roman"/>
          <w:kern w:val="0"/>
          <w14:ligatures w14:val="none"/>
        </w:rPr>
      </w:pPr>
      <w:r w:rsidRPr="0039461C">
        <w:rPr>
          <w:rFonts w:ascii="Times New Roman" w:eastAsia="Times New Roman" w:hAnsi="Times New Roman" w:cs="Times New Roman"/>
          <w:kern w:val="0"/>
          <w14:ligatures w14:val="none"/>
        </w:rPr>
        <w:t>Gaussian blur applied to detected regions.</w:t>
      </w:r>
    </w:p>
    <w:p w14:paraId="36331F22" w14:textId="77777777" w:rsidR="0039461C" w:rsidRPr="0039461C" w:rsidRDefault="0039461C" w:rsidP="0039461C">
      <w:pPr>
        <w:numPr>
          <w:ilvl w:val="1"/>
          <w:numId w:val="11"/>
        </w:numPr>
        <w:spacing w:before="100" w:beforeAutospacing="1" w:after="100" w:afterAutospacing="1"/>
        <w:rPr>
          <w:rFonts w:ascii="Times New Roman" w:eastAsia="Times New Roman" w:hAnsi="Times New Roman" w:cs="Times New Roman"/>
          <w:kern w:val="0"/>
          <w14:ligatures w14:val="none"/>
        </w:rPr>
      </w:pPr>
      <w:r w:rsidRPr="0039461C">
        <w:rPr>
          <w:rFonts w:ascii="Times New Roman" w:eastAsia="Times New Roman" w:hAnsi="Times New Roman" w:cs="Times New Roman"/>
          <w:kern w:val="0"/>
          <w14:ligatures w14:val="none"/>
        </w:rPr>
        <w:t>Ensuring blurring preserves the aesthetics of the image.</w:t>
      </w:r>
    </w:p>
    <w:p w14:paraId="623E31AB" w14:textId="77777777" w:rsidR="0039461C" w:rsidRPr="0039461C" w:rsidRDefault="0039461C" w:rsidP="0039461C">
      <w:pPr>
        <w:numPr>
          <w:ilvl w:val="0"/>
          <w:numId w:val="11"/>
        </w:numPr>
        <w:spacing w:before="100" w:beforeAutospacing="1" w:after="100" w:afterAutospacing="1"/>
        <w:rPr>
          <w:rFonts w:ascii="Times New Roman" w:eastAsia="Times New Roman" w:hAnsi="Times New Roman" w:cs="Times New Roman"/>
          <w:kern w:val="0"/>
          <w14:ligatures w14:val="none"/>
        </w:rPr>
      </w:pPr>
      <w:r w:rsidRPr="0039461C">
        <w:rPr>
          <w:rFonts w:ascii="Times New Roman" w:eastAsia="Times New Roman" w:hAnsi="Times New Roman" w:cs="Times New Roman"/>
          <w:b/>
          <w:bCs/>
          <w:kern w:val="0"/>
          <w14:ligatures w14:val="none"/>
        </w:rPr>
        <w:t>Integration with YOLOv8:</w:t>
      </w:r>
    </w:p>
    <w:p w14:paraId="0704508E" w14:textId="77777777" w:rsidR="0039461C" w:rsidRPr="0039461C" w:rsidRDefault="0039461C" w:rsidP="0039461C">
      <w:pPr>
        <w:numPr>
          <w:ilvl w:val="1"/>
          <w:numId w:val="11"/>
        </w:numPr>
        <w:spacing w:before="100" w:beforeAutospacing="1" w:after="100" w:afterAutospacing="1"/>
        <w:rPr>
          <w:rFonts w:ascii="Times New Roman" w:eastAsia="Times New Roman" w:hAnsi="Times New Roman" w:cs="Times New Roman"/>
          <w:kern w:val="0"/>
          <w14:ligatures w14:val="none"/>
        </w:rPr>
      </w:pPr>
      <w:r w:rsidRPr="0039461C">
        <w:rPr>
          <w:rFonts w:ascii="Times New Roman" w:eastAsia="Times New Roman" w:hAnsi="Times New Roman" w:cs="Times New Roman"/>
          <w:kern w:val="0"/>
          <w14:ligatures w14:val="none"/>
        </w:rPr>
        <w:t>Post-processing step after detection.</w:t>
      </w:r>
    </w:p>
    <w:p w14:paraId="7F6FF2B9" w14:textId="3BAD395A" w:rsidR="002E6D6A" w:rsidRPr="002E6D6A" w:rsidRDefault="0039461C" w:rsidP="002E6D6A">
      <w:pPr>
        <w:numPr>
          <w:ilvl w:val="1"/>
          <w:numId w:val="11"/>
        </w:numPr>
        <w:spacing w:before="100" w:beforeAutospacing="1" w:after="100" w:afterAutospacing="1"/>
        <w:rPr>
          <w:rFonts w:ascii="Times New Roman" w:eastAsia="Times New Roman" w:hAnsi="Times New Roman" w:cs="Times New Roman"/>
          <w:kern w:val="0"/>
          <w14:ligatures w14:val="none"/>
        </w:rPr>
      </w:pPr>
      <w:r w:rsidRPr="0039461C">
        <w:rPr>
          <w:rFonts w:ascii="Times New Roman" w:eastAsia="Times New Roman" w:hAnsi="Times New Roman" w:cs="Times New Roman"/>
          <w:kern w:val="0"/>
          <w14:ligatures w14:val="none"/>
        </w:rPr>
        <w:t>Efficient and seamless application of the blur filter.</w:t>
      </w:r>
    </w:p>
    <w:p w14:paraId="6352D406" w14:textId="77777777" w:rsidR="0039461C" w:rsidRPr="0039461C" w:rsidRDefault="00000000" w:rsidP="0039461C">
      <w:pPr>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7CD44D69">
          <v:rect id="_x0000_i1031" alt="" style="width:468pt;height:.05pt;mso-width-percent:0;mso-height-percent:0;mso-width-percent:0;mso-height-percent:0" o:hralign="center" o:hrstd="t" o:hr="t" fillcolor="#a0a0a0" stroked="f"/>
        </w:pict>
      </w:r>
    </w:p>
    <w:p w14:paraId="7B9CE85B" w14:textId="77777777" w:rsidR="0039461C" w:rsidRPr="0039461C" w:rsidRDefault="0039461C" w:rsidP="0039461C">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39461C">
        <w:rPr>
          <w:rFonts w:ascii="Times New Roman" w:eastAsia="Times New Roman" w:hAnsi="Times New Roman" w:cs="Times New Roman"/>
          <w:b/>
          <w:bCs/>
          <w:kern w:val="0"/>
          <w:sz w:val="27"/>
          <w:szCs w:val="27"/>
          <w14:ligatures w14:val="none"/>
        </w:rPr>
        <w:t>Slide 8: Building the User Interface with Streamlit</w:t>
      </w:r>
    </w:p>
    <w:p w14:paraId="4D8AE6C4" w14:textId="77777777" w:rsidR="0039461C" w:rsidRPr="0039461C" w:rsidRDefault="0039461C" w:rsidP="0039461C">
      <w:pPr>
        <w:spacing w:before="100" w:beforeAutospacing="1" w:after="100" w:afterAutospacing="1"/>
        <w:rPr>
          <w:rFonts w:ascii="Times New Roman" w:eastAsia="Times New Roman" w:hAnsi="Times New Roman" w:cs="Times New Roman"/>
          <w:kern w:val="0"/>
          <w14:ligatures w14:val="none"/>
        </w:rPr>
      </w:pPr>
      <w:r w:rsidRPr="0039461C">
        <w:rPr>
          <w:rFonts w:ascii="Times New Roman" w:eastAsia="Times New Roman" w:hAnsi="Times New Roman" w:cs="Times New Roman"/>
          <w:b/>
          <w:bCs/>
          <w:kern w:val="0"/>
          <w14:ligatures w14:val="none"/>
        </w:rPr>
        <w:lastRenderedPageBreak/>
        <w:t>Title:</w:t>
      </w:r>
      <w:r w:rsidRPr="0039461C">
        <w:rPr>
          <w:rFonts w:ascii="Times New Roman" w:eastAsia="Times New Roman" w:hAnsi="Times New Roman" w:cs="Times New Roman"/>
          <w:kern w:val="0"/>
          <w14:ligatures w14:val="none"/>
        </w:rPr>
        <w:t xml:space="preserve"> Building the User Interface with Streamlit</w:t>
      </w:r>
      <w:r w:rsidRPr="0039461C">
        <w:rPr>
          <w:rFonts w:ascii="Times New Roman" w:eastAsia="Times New Roman" w:hAnsi="Times New Roman" w:cs="Times New Roman"/>
          <w:kern w:val="0"/>
          <w14:ligatures w14:val="none"/>
        </w:rPr>
        <w:br/>
      </w:r>
      <w:r w:rsidRPr="0039461C">
        <w:rPr>
          <w:rFonts w:ascii="Times New Roman" w:eastAsia="Times New Roman" w:hAnsi="Times New Roman" w:cs="Times New Roman"/>
          <w:b/>
          <w:bCs/>
          <w:kern w:val="0"/>
          <w14:ligatures w14:val="none"/>
        </w:rPr>
        <w:t>Content:</w:t>
      </w:r>
    </w:p>
    <w:p w14:paraId="64C3C2D8" w14:textId="77777777" w:rsidR="0039461C" w:rsidRPr="0039461C" w:rsidRDefault="0039461C" w:rsidP="0039461C">
      <w:pPr>
        <w:numPr>
          <w:ilvl w:val="0"/>
          <w:numId w:val="12"/>
        </w:numPr>
        <w:spacing w:before="100" w:beforeAutospacing="1" w:after="100" w:afterAutospacing="1"/>
        <w:rPr>
          <w:rFonts w:ascii="Times New Roman" w:eastAsia="Times New Roman" w:hAnsi="Times New Roman" w:cs="Times New Roman"/>
          <w:kern w:val="0"/>
          <w14:ligatures w14:val="none"/>
        </w:rPr>
      </w:pPr>
      <w:r w:rsidRPr="0039461C">
        <w:rPr>
          <w:rFonts w:ascii="Times New Roman" w:eastAsia="Times New Roman" w:hAnsi="Times New Roman" w:cs="Times New Roman"/>
          <w:b/>
          <w:bCs/>
          <w:kern w:val="0"/>
          <w14:ligatures w14:val="none"/>
        </w:rPr>
        <w:t>Why Streamlit?</w:t>
      </w:r>
    </w:p>
    <w:p w14:paraId="4516C9E9" w14:textId="77777777" w:rsidR="0039461C" w:rsidRPr="0039461C" w:rsidRDefault="0039461C" w:rsidP="0039461C">
      <w:pPr>
        <w:numPr>
          <w:ilvl w:val="1"/>
          <w:numId w:val="12"/>
        </w:numPr>
        <w:spacing w:before="100" w:beforeAutospacing="1" w:after="100" w:afterAutospacing="1"/>
        <w:rPr>
          <w:rFonts w:ascii="Times New Roman" w:eastAsia="Times New Roman" w:hAnsi="Times New Roman" w:cs="Times New Roman"/>
          <w:kern w:val="0"/>
          <w14:ligatures w14:val="none"/>
        </w:rPr>
      </w:pPr>
      <w:r w:rsidRPr="0039461C">
        <w:rPr>
          <w:rFonts w:ascii="Times New Roman" w:eastAsia="Times New Roman" w:hAnsi="Times New Roman" w:cs="Times New Roman"/>
          <w:kern w:val="0"/>
          <w14:ligatures w14:val="none"/>
        </w:rPr>
        <w:t>Rapid development of interactive web applications.</w:t>
      </w:r>
    </w:p>
    <w:p w14:paraId="164CC9A3" w14:textId="77777777" w:rsidR="0039461C" w:rsidRPr="0039461C" w:rsidRDefault="0039461C" w:rsidP="0039461C">
      <w:pPr>
        <w:numPr>
          <w:ilvl w:val="1"/>
          <w:numId w:val="12"/>
        </w:numPr>
        <w:spacing w:before="100" w:beforeAutospacing="1" w:after="100" w:afterAutospacing="1"/>
        <w:rPr>
          <w:rFonts w:ascii="Times New Roman" w:eastAsia="Times New Roman" w:hAnsi="Times New Roman" w:cs="Times New Roman"/>
          <w:kern w:val="0"/>
          <w14:ligatures w14:val="none"/>
        </w:rPr>
      </w:pPr>
      <w:r w:rsidRPr="0039461C">
        <w:rPr>
          <w:rFonts w:ascii="Times New Roman" w:eastAsia="Times New Roman" w:hAnsi="Times New Roman" w:cs="Times New Roman"/>
          <w:kern w:val="0"/>
          <w14:ligatures w14:val="none"/>
        </w:rPr>
        <w:t>Easy integration with Python.</w:t>
      </w:r>
    </w:p>
    <w:p w14:paraId="1AE02B76" w14:textId="77777777" w:rsidR="0039461C" w:rsidRPr="0039461C" w:rsidRDefault="0039461C" w:rsidP="0039461C">
      <w:pPr>
        <w:numPr>
          <w:ilvl w:val="0"/>
          <w:numId w:val="12"/>
        </w:numPr>
        <w:spacing w:before="100" w:beforeAutospacing="1" w:after="100" w:afterAutospacing="1"/>
        <w:rPr>
          <w:rFonts w:ascii="Times New Roman" w:eastAsia="Times New Roman" w:hAnsi="Times New Roman" w:cs="Times New Roman"/>
          <w:kern w:val="0"/>
          <w14:ligatures w14:val="none"/>
        </w:rPr>
      </w:pPr>
      <w:r w:rsidRPr="0039461C">
        <w:rPr>
          <w:rFonts w:ascii="Times New Roman" w:eastAsia="Times New Roman" w:hAnsi="Times New Roman" w:cs="Times New Roman"/>
          <w:b/>
          <w:bCs/>
          <w:kern w:val="0"/>
          <w14:ligatures w14:val="none"/>
        </w:rPr>
        <w:t>Features:</w:t>
      </w:r>
    </w:p>
    <w:p w14:paraId="24F01F04" w14:textId="77777777" w:rsidR="0039461C" w:rsidRPr="0039461C" w:rsidRDefault="0039461C" w:rsidP="0039461C">
      <w:pPr>
        <w:numPr>
          <w:ilvl w:val="1"/>
          <w:numId w:val="12"/>
        </w:numPr>
        <w:spacing w:before="100" w:beforeAutospacing="1" w:after="100" w:afterAutospacing="1"/>
        <w:rPr>
          <w:rFonts w:ascii="Times New Roman" w:eastAsia="Times New Roman" w:hAnsi="Times New Roman" w:cs="Times New Roman"/>
          <w:kern w:val="0"/>
          <w14:ligatures w14:val="none"/>
        </w:rPr>
      </w:pPr>
      <w:r w:rsidRPr="0039461C">
        <w:rPr>
          <w:rFonts w:ascii="Times New Roman" w:eastAsia="Times New Roman" w:hAnsi="Times New Roman" w:cs="Times New Roman"/>
          <w:kern w:val="0"/>
          <w14:ligatures w14:val="none"/>
        </w:rPr>
        <w:t>Upload images and videos.</w:t>
      </w:r>
    </w:p>
    <w:p w14:paraId="2AE2AB6E" w14:textId="77777777" w:rsidR="0039461C" w:rsidRPr="0039461C" w:rsidRDefault="0039461C" w:rsidP="0039461C">
      <w:pPr>
        <w:numPr>
          <w:ilvl w:val="1"/>
          <w:numId w:val="12"/>
        </w:numPr>
        <w:spacing w:before="100" w:beforeAutospacing="1" w:after="100" w:afterAutospacing="1"/>
        <w:rPr>
          <w:rFonts w:ascii="Times New Roman" w:eastAsia="Times New Roman" w:hAnsi="Times New Roman" w:cs="Times New Roman"/>
          <w:kern w:val="0"/>
          <w14:ligatures w14:val="none"/>
        </w:rPr>
      </w:pPr>
      <w:r w:rsidRPr="0039461C">
        <w:rPr>
          <w:rFonts w:ascii="Times New Roman" w:eastAsia="Times New Roman" w:hAnsi="Times New Roman" w:cs="Times New Roman"/>
          <w:kern w:val="0"/>
          <w14:ligatures w14:val="none"/>
        </w:rPr>
        <w:t>Display original and processed images/videos.</w:t>
      </w:r>
    </w:p>
    <w:p w14:paraId="54D75FAB" w14:textId="77777777" w:rsidR="0039461C" w:rsidRPr="0039461C" w:rsidRDefault="0039461C" w:rsidP="0039461C">
      <w:pPr>
        <w:numPr>
          <w:ilvl w:val="1"/>
          <w:numId w:val="12"/>
        </w:numPr>
        <w:spacing w:before="100" w:beforeAutospacing="1" w:after="100" w:afterAutospacing="1"/>
        <w:rPr>
          <w:rFonts w:ascii="Times New Roman" w:eastAsia="Times New Roman" w:hAnsi="Times New Roman" w:cs="Times New Roman"/>
          <w:kern w:val="0"/>
          <w14:ligatures w14:val="none"/>
        </w:rPr>
      </w:pPr>
      <w:r w:rsidRPr="0039461C">
        <w:rPr>
          <w:rFonts w:ascii="Times New Roman" w:eastAsia="Times New Roman" w:hAnsi="Times New Roman" w:cs="Times New Roman"/>
          <w:kern w:val="0"/>
          <w14:ligatures w14:val="none"/>
        </w:rPr>
        <w:t>Option to download processed files.</w:t>
      </w:r>
    </w:p>
    <w:p w14:paraId="657E129D" w14:textId="77777777" w:rsidR="0039461C" w:rsidRPr="0039461C" w:rsidRDefault="0039461C" w:rsidP="0039461C">
      <w:pPr>
        <w:numPr>
          <w:ilvl w:val="0"/>
          <w:numId w:val="12"/>
        </w:numPr>
        <w:spacing w:before="100" w:beforeAutospacing="1" w:after="100" w:afterAutospacing="1"/>
        <w:rPr>
          <w:rFonts w:ascii="Times New Roman" w:eastAsia="Times New Roman" w:hAnsi="Times New Roman" w:cs="Times New Roman"/>
          <w:kern w:val="0"/>
          <w14:ligatures w14:val="none"/>
        </w:rPr>
      </w:pPr>
      <w:r w:rsidRPr="0039461C">
        <w:rPr>
          <w:rFonts w:ascii="Times New Roman" w:eastAsia="Times New Roman" w:hAnsi="Times New Roman" w:cs="Times New Roman"/>
          <w:b/>
          <w:bCs/>
          <w:kern w:val="0"/>
          <w14:ligatures w14:val="none"/>
        </w:rPr>
        <w:t>UI Design:</w:t>
      </w:r>
    </w:p>
    <w:p w14:paraId="309CF5AA" w14:textId="77777777" w:rsidR="0039461C" w:rsidRPr="0039461C" w:rsidRDefault="0039461C" w:rsidP="0039461C">
      <w:pPr>
        <w:numPr>
          <w:ilvl w:val="1"/>
          <w:numId w:val="12"/>
        </w:numPr>
        <w:spacing w:before="100" w:beforeAutospacing="1" w:after="100" w:afterAutospacing="1"/>
        <w:rPr>
          <w:rFonts w:ascii="Times New Roman" w:eastAsia="Times New Roman" w:hAnsi="Times New Roman" w:cs="Times New Roman"/>
          <w:kern w:val="0"/>
          <w14:ligatures w14:val="none"/>
        </w:rPr>
      </w:pPr>
      <w:r w:rsidRPr="0039461C">
        <w:rPr>
          <w:rFonts w:ascii="Times New Roman" w:eastAsia="Times New Roman" w:hAnsi="Times New Roman" w:cs="Times New Roman"/>
          <w:kern w:val="0"/>
          <w14:ligatures w14:val="none"/>
        </w:rPr>
        <w:t>Simple and intuitive layout for user interaction.</w:t>
      </w:r>
    </w:p>
    <w:p w14:paraId="1089526D" w14:textId="77777777" w:rsidR="0039461C" w:rsidRPr="0039461C" w:rsidRDefault="0039461C" w:rsidP="0039461C">
      <w:pPr>
        <w:numPr>
          <w:ilvl w:val="1"/>
          <w:numId w:val="12"/>
        </w:numPr>
        <w:spacing w:before="100" w:beforeAutospacing="1" w:after="100" w:afterAutospacing="1"/>
        <w:rPr>
          <w:rFonts w:ascii="Times New Roman" w:eastAsia="Times New Roman" w:hAnsi="Times New Roman" w:cs="Times New Roman"/>
          <w:kern w:val="0"/>
          <w14:ligatures w14:val="none"/>
        </w:rPr>
      </w:pPr>
      <w:r w:rsidRPr="0039461C">
        <w:rPr>
          <w:rFonts w:ascii="Times New Roman" w:eastAsia="Times New Roman" w:hAnsi="Times New Roman" w:cs="Times New Roman"/>
          <w:kern w:val="0"/>
          <w14:ligatures w14:val="none"/>
        </w:rPr>
        <w:t>Real-time feedback on processing status.</w:t>
      </w:r>
    </w:p>
    <w:p w14:paraId="7F2BE700" w14:textId="77777777" w:rsidR="0039461C" w:rsidRPr="0039461C" w:rsidRDefault="00000000" w:rsidP="0039461C">
      <w:pPr>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44A537F6">
          <v:rect id="_x0000_i1032" alt="" style="width:468pt;height:.05pt;mso-width-percent:0;mso-height-percent:0;mso-width-percent:0;mso-height-percent:0" o:hralign="center" o:hrstd="t" o:hr="t" fillcolor="#a0a0a0" stroked="f"/>
        </w:pict>
      </w:r>
    </w:p>
    <w:p w14:paraId="5249EF2C" w14:textId="77777777" w:rsidR="0039461C" w:rsidRPr="0039461C" w:rsidRDefault="0039461C" w:rsidP="0039461C">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39461C">
        <w:rPr>
          <w:rFonts w:ascii="Times New Roman" w:eastAsia="Times New Roman" w:hAnsi="Times New Roman" w:cs="Times New Roman"/>
          <w:b/>
          <w:bCs/>
          <w:kern w:val="0"/>
          <w:sz w:val="27"/>
          <w:szCs w:val="27"/>
          <w14:ligatures w14:val="none"/>
        </w:rPr>
        <w:t>Slide 9: Deployment and Scalability</w:t>
      </w:r>
    </w:p>
    <w:p w14:paraId="796954B4" w14:textId="77777777" w:rsidR="0039461C" w:rsidRPr="0039461C" w:rsidRDefault="0039461C" w:rsidP="0039461C">
      <w:pPr>
        <w:spacing w:before="100" w:beforeAutospacing="1" w:after="100" w:afterAutospacing="1"/>
        <w:rPr>
          <w:rFonts w:ascii="Times New Roman" w:eastAsia="Times New Roman" w:hAnsi="Times New Roman" w:cs="Times New Roman"/>
          <w:kern w:val="0"/>
          <w14:ligatures w14:val="none"/>
        </w:rPr>
      </w:pPr>
      <w:r w:rsidRPr="0039461C">
        <w:rPr>
          <w:rFonts w:ascii="Times New Roman" w:eastAsia="Times New Roman" w:hAnsi="Times New Roman" w:cs="Times New Roman"/>
          <w:b/>
          <w:bCs/>
          <w:kern w:val="0"/>
          <w14:ligatures w14:val="none"/>
        </w:rPr>
        <w:t>Title:</w:t>
      </w:r>
      <w:r w:rsidRPr="0039461C">
        <w:rPr>
          <w:rFonts w:ascii="Times New Roman" w:eastAsia="Times New Roman" w:hAnsi="Times New Roman" w:cs="Times New Roman"/>
          <w:kern w:val="0"/>
          <w14:ligatures w14:val="none"/>
        </w:rPr>
        <w:t xml:space="preserve"> Deployment and Scalability</w:t>
      </w:r>
      <w:r w:rsidRPr="0039461C">
        <w:rPr>
          <w:rFonts w:ascii="Times New Roman" w:eastAsia="Times New Roman" w:hAnsi="Times New Roman" w:cs="Times New Roman"/>
          <w:kern w:val="0"/>
          <w14:ligatures w14:val="none"/>
        </w:rPr>
        <w:br/>
      </w:r>
      <w:r w:rsidRPr="0039461C">
        <w:rPr>
          <w:rFonts w:ascii="Times New Roman" w:eastAsia="Times New Roman" w:hAnsi="Times New Roman" w:cs="Times New Roman"/>
          <w:b/>
          <w:bCs/>
          <w:kern w:val="0"/>
          <w14:ligatures w14:val="none"/>
        </w:rPr>
        <w:t>Content:</w:t>
      </w:r>
    </w:p>
    <w:p w14:paraId="58E388E8" w14:textId="77777777" w:rsidR="0039461C" w:rsidRPr="0039461C" w:rsidRDefault="0039461C" w:rsidP="0039461C">
      <w:pPr>
        <w:numPr>
          <w:ilvl w:val="0"/>
          <w:numId w:val="13"/>
        </w:numPr>
        <w:spacing w:before="100" w:beforeAutospacing="1" w:after="100" w:afterAutospacing="1"/>
        <w:rPr>
          <w:rFonts w:ascii="Times New Roman" w:eastAsia="Times New Roman" w:hAnsi="Times New Roman" w:cs="Times New Roman"/>
          <w:kern w:val="0"/>
          <w14:ligatures w14:val="none"/>
        </w:rPr>
      </w:pPr>
      <w:r w:rsidRPr="0039461C">
        <w:rPr>
          <w:rFonts w:ascii="Times New Roman" w:eastAsia="Times New Roman" w:hAnsi="Times New Roman" w:cs="Times New Roman"/>
          <w:b/>
          <w:bCs/>
          <w:kern w:val="0"/>
          <w14:ligatures w14:val="none"/>
        </w:rPr>
        <w:t>Deployment Options:</w:t>
      </w:r>
    </w:p>
    <w:p w14:paraId="2C080E5D" w14:textId="77777777" w:rsidR="0039461C" w:rsidRPr="0039461C" w:rsidRDefault="0039461C" w:rsidP="0039461C">
      <w:pPr>
        <w:numPr>
          <w:ilvl w:val="1"/>
          <w:numId w:val="13"/>
        </w:numPr>
        <w:spacing w:before="100" w:beforeAutospacing="1" w:after="100" w:afterAutospacing="1"/>
        <w:rPr>
          <w:rFonts w:ascii="Times New Roman" w:eastAsia="Times New Roman" w:hAnsi="Times New Roman" w:cs="Times New Roman"/>
          <w:kern w:val="0"/>
          <w14:ligatures w14:val="none"/>
        </w:rPr>
      </w:pPr>
      <w:r w:rsidRPr="0039461C">
        <w:rPr>
          <w:rFonts w:ascii="Times New Roman" w:eastAsia="Times New Roman" w:hAnsi="Times New Roman" w:cs="Times New Roman"/>
          <w:kern w:val="0"/>
          <w14:ligatures w14:val="none"/>
        </w:rPr>
        <w:t>Hosting on cloud platforms (e.g., AWS, GCP).</w:t>
      </w:r>
    </w:p>
    <w:p w14:paraId="4C1BD6B5" w14:textId="77777777" w:rsidR="0039461C" w:rsidRPr="0039461C" w:rsidRDefault="0039461C" w:rsidP="0039461C">
      <w:pPr>
        <w:numPr>
          <w:ilvl w:val="1"/>
          <w:numId w:val="13"/>
        </w:numPr>
        <w:spacing w:before="100" w:beforeAutospacing="1" w:after="100" w:afterAutospacing="1"/>
        <w:rPr>
          <w:rFonts w:ascii="Times New Roman" w:eastAsia="Times New Roman" w:hAnsi="Times New Roman" w:cs="Times New Roman"/>
          <w:kern w:val="0"/>
          <w14:ligatures w14:val="none"/>
        </w:rPr>
      </w:pPr>
      <w:r w:rsidRPr="0039461C">
        <w:rPr>
          <w:rFonts w:ascii="Times New Roman" w:eastAsia="Times New Roman" w:hAnsi="Times New Roman" w:cs="Times New Roman"/>
          <w:kern w:val="0"/>
          <w14:ligatures w14:val="none"/>
        </w:rPr>
        <w:t>Containerization using Docker for consistent deployment.</w:t>
      </w:r>
    </w:p>
    <w:p w14:paraId="6308BE2F" w14:textId="77777777" w:rsidR="0039461C" w:rsidRPr="0039461C" w:rsidRDefault="0039461C" w:rsidP="0039461C">
      <w:pPr>
        <w:numPr>
          <w:ilvl w:val="0"/>
          <w:numId w:val="13"/>
        </w:numPr>
        <w:spacing w:before="100" w:beforeAutospacing="1" w:after="100" w:afterAutospacing="1"/>
        <w:rPr>
          <w:rFonts w:ascii="Times New Roman" w:eastAsia="Times New Roman" w:hAnsi="Times New Roman" w:cs="Times New Roman"/>
          <w:kern w:val="0"/>
          <w14:ligatures w14:val="none"/>
        </w:rPr>
      </w:pPr>
      <w:r w:rsidRPr="0039461C">
        <w:rPr>
          <w:rFonts w:ascii="Times New Roman" w:eastAsia="Times New Roman" w:hAnsi="Times New Roman" w:cs="Times New Roman"/>
          <w:b/>
          <w:bCs/>
          <w:kern w:val="0"/>
          <w14:ligatures w14:val="none"/>
        </w:rPr>
        <w:t>Scalability Considerations:</w:t>
      </w:r>
    </w:p>
    <w:p w14:paraId="61750882" w14:textId="77777777" w:rsidR="0039461C" w:rsidRPr="0039461C" w:rsidRDefault="0039461C" w:rsidP="0039461C">
      <w:pPr>
        <w:numPr>
          <w:ilvl w:val="1"/>
          <w:numId w:val="13"/>
        </w:numPr>
        <w:spacing w:before="100" w:beforeAutospacing="1" w:after="100" w:afterAutospacing="1"/>
        <w:rPr>
          <w:rFonts w:ascii="Times New Roman" w:eastAsia="Times New Roman" w:hAnsi="Times New Roman" w:cs="Times New Roman"/>
          <w:kern w:val="0"/>
          <w14:ligatures w14:val="none"/>
        </w:rPr>
      </w:pPr>
      <w:r w:rsidRPr="0039461C">
        <w:rPr>
          <w:rFonts w:ascii="Times New Roman" w:eastAsia="Times New Roman" w:hAnsi="Times New Roman" w:cs="Times New Roman"/>
          <w:kern w:val="0"/>
          <w14:ligatures w14:val="none"/>
        </w:rPr>
        <w:t>Handling large volumes of images and videos.</w:t>
      </w:r>
    </w:p>
    <w:p w14:paraId="61D45198" w14:textId="77777777" w:rsidR="0039461C" w:rsidRPr="0039461C" w:rsidRDefault="0039461C" w:rsidP="0039461C">
      <w:pPr>
        <w:numPr>
          <w:ilvl w:val="1"/>
          <w:numId w:val="13"/>
        </w:numPr>
        <w:spacing w:before="100" w:beforeAutospacing="1" w:after="100" w:afterAutospacing="1"/>
        <w:rPr>
          <w:rFonts w:ascii="Times New Roman" w:eastAsia="Times New Roman" w:hAnsi="Times New Roman" w:cs="Times New Roman"/>
          <w:kern w:val="0"/>
          <w14:ligatures w14:val="none"/>
        </w:rPr>
      </w:pPr>
      <w:r w:rsidRPr="0039461C">
        <w:rPr>
          <w:rFonts w:ascii="Times New Roman" w:eastAsia="Times New Roman" w:hAnsi="Times New Roman" w:cs="Times New Roman"/>
          <w:kern w:val="0"/>
          <w14:ligatures w14:val="none"/>
        </w:rPr>
        <w:t>Ensuring real-time processing capabilities.</w:t>
      </w:r>
    </w:p>
    <w:p w14:paraId="294B236A" w14:textId="77777777" w:rsidR="0039461C" w:rsidRPr="0039461C" w:rsidRDefault="0039461C" w:rsidP="0039461C">
      <w:pPr>
        <w:numPr>
          <w:ilvl w:val="0"/>
          <w:numId w:val="13"/>
        </w:numPr>
        <w:spacing w:before="100" w:beforeAutospacing="1" w:after="100" w:afterAutospacing="1"/>
        <w:rPr>
          <w:rFonts w:ascii="Times New Roman" w:eastAsia="Times New Roman" w:hAnsi="Times New Roman" w:cs="Times New Roman"/>
          <w:kern w:val="0"/>
          <w14:ligatures w14:val="none"/>
        </w:rPr>
      </w:pPr>
      <w:r w:rsidRPr="0039461C">
        <w:rPr>
          <w:rFonts w:ascii="Times New Roman" w:eastAsia="Times New Roman" w:hAnsi="Times New Roman" w:cs="Times New Roman"/>
          <w:b/>
          <w:bCs/>
          <w:kern w:val="0"/>
          <w14:ligatures w14:val="none"/>
        </w:rPr>
        <w:t>Future Enhancements:</w:t>
      </w:r>
    </w:p>
    <w:p w14:paraId="429A6243" w14:textId="77777777" w:rsidR="0039461C" w:rsidRPr="0039461C" w:rsidRDefault="0039461C" w:rsidP="0039461C">
      <w:pPr>
        <w:numPr>
          <w:ilvl w:val="1"/>
          <w:numId w:val="13"/>
        </w:numPr>
        <w:spacing w:before="100" w:beforeAutospacing="1" w:after="100" w:afterAutospacing="1"/>
        <w:rPr>
          <w:rFonts w:ascii="Times New Roman" w:eastAsia="Times New Roman" w:hAnsi="Times New Roman" w:cs="Times New Roman"/>
          <w:kern w:val="0"/>
          <w14:ligatures w14:val="none"/>
        </w:rPr>
      </w:pPr>
      <w:r w:rsidRPr="0039461C">
        <w:rPr>
          <w:rFonts w:ascii="Times New Roman" w:eastAsia="Times New Roman" w:hAnsi="Times New Roman" w:cs="Times New Roman"/>
          <w:kern w:val="0"/>
          <w14:ligatures w14:val="none"/>
        </w:rPr>
        <w:t>Extending detection to other privacy-sensitive objects.</w:t>
      </w:r>
    </w:p>
    <w:p w14:paraId="37B88C7E" w14:textId="77777777" w:rsidR="0039461C" w:rsidRPr="0039461C" w:rsidRDefault="0039461C" w:rsidP="0039461C">
      <w:pPr>
        <w:numPr>
          <w:ilvl w:val="1"/>
          <w:numId w:val="13"/>
        </w:numPr>
        <w:spacing w:before="100" w:beforeAutospacing="1" w:after="100" w:afterAutospacing="1"/>
        <w:rPr>
          <w:rFonts w:ascii="Times New Roman" w:eastAsia="Times New Roman" w:hAnsi="Times New Roman" w:cs="Times New Roman"/>
          <w:kern w:val="0"/>
          <w14:ligatures w14:val="none"/>
        </w:rPr>
      </w:pPr>
      <w:r w:rsidRPr="0039461C">
        <w:rPr>
          <w:rFonts w:ascii="Times New Roman" w:eastAsia="Times New Roman" w:hAnsi="Times New Roman" w:cs="Times New Roman"/>
          <w:kern w:val="0"/>
          <w14:ligatures w14:val="none"/>
        </w:rPr>
        <w:t>Continuous model improvement with more data.</w:t>
      </w:r>
    </w:p>
    <w:p w14:paraId="3DF283AF" w14:textId="77777777" w:rsidR="0039461C" w:rsidRPr="0039461C" w:rsidRDefault="00000000" w:rsidP="0039461C">
      <w:pPr>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612F74FF">
          <v:rect id="_x0000_i1033" alt="" style="width:468pt;height:.05pt;mso-width-percent:0;mso-height-percent:0;mso-width-percent:0;mso-height-percent:0" o:hralign="center" o:hrstd="t" o:hr="t" fillcolor="#a0a0a0" stroked="f"/>
        </w:pict>
      </w:r>
    </w:p>
    <w:p w14:paraId="1BB2961C" w14:textId="77777777" w:rsidR="0039461C" w:rsidRPr="0039461C" w:rsidRDefault="0039461C" w:rsidP="0039461C">
      <w:p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39461C">
        <w:rPr>
          <w:rFonts w:ascii="Times New Roman" w:eastAsia="Times New Roman" w:hAnsi="Times New Roman" w:cs="Times New Roman"/>
          <w:b/>
          <w:bCs/>
          <w:kern w:val="0"/>
          <w:sz w:val="27"/>
          <w:szCs w:val="27"/>
          <w14:ligatures w14:val="none"/>
        </w:rPr>
        <w:t>Slide 10: Business Impact and Conclusion</w:t>
      </w:r>
    </w:p>
    <w:p w14:paraId="2D35793A" w14:textId="77777777" w:rsidR="0039461C" w:rsidRPr="0039461C" w:rsidRDefault="0039461C" w:rsidP="0039461C">
      <w:pPr>
        <w:spacing w:before="100" w:beforeAutospacing="1" w:after="100" w:afterAutospacing="1"/>
        <w:rPr>
          <w:rFonts w:ascii="Times New Roman" w:eastAsia="Times New Roman" w:hAnsi="Times New Roman" w:cs="Times New Roman"/>
          <w:kern w:val="0"/>
          <w14:ligatures w14:val="none"/>
        </w:rPr>
      </w:pPr>
      <w:r w:rsidRPr="0039461C">
        <w:rPr>
          <w:rFonts w:ascii="Times New Roman" w:eastAsia="Times New Roman" w:hAnsi="Times New Roman" w:cs="Times New Roman"/>
          <w:b/>
          <w:bCs/>
          <w:kern w:val="0"/>
          <w14:ligatures w14:val="none"/>
        </w:rPr>
        <w:t>Title:</w:t>
      </w:r>
      <w:r w:rsidRPr="0039461C">
        <w:rPr>
          <w:rFonts w:ascii="Times New Roman" w:eastAsia="Times New Roman" w:hAnsi="Times New Roman" w:cs="Times New Roman"/>
          <w:kern w:val="0"/>
          <w14:ligatures w14:val="none"/>
        </w:rPr>
        <w:t xml:space="preserve"> Business Impact and Conclusion</w:t>
      </w:r>
      <w:r w:rsidRPr="0039461C">
        <w:rPr>
          <w:rFonts w:ascii="Times New Roman" w:eastAsia="Times New Roman" w:hAnsi="Times New Roman" w:cs="Times New Roman"/>
          <w:kern w:val="0"/>
          <w14:ligatures w14:val="none"/>
        </w:rPr>
        <w:br/>
      </w:r>
      <w:r w:rsidRPr="0039461C">
        <w:rPr>
          <w:rFonts w:ascii="Times New Roman" w:eastAsia="Times New Roman" w:hAnsi="Times New Roman" w:cs="Times New Roman"/>
          <w:b/>
          <w:bCs/>
          <w:kern w:val="0"/>
          <w14:ligatures w14:val="none"/>
        </w:rPr>
        <w:t>Content:</w:t>
      </w:r>
    </w:p>
    <w:p w14:paraId="777883BA" w14:textId="77777777" w:rsidR="0039461C" w:rsidRPr="0039461C" w:rsidRDefault="0039461C" w:rsidP="0039461C">
      <w:pPr>
        <w:numPr>
          <w:ilvl w:val="0"/>
          <w:numId w:val="14"/>
        </w:numPr>
        <w:spacing w:before="100" w:beforeAutospacing="1" w:after="100" w:afterAutospacing="1"/>
        <w:rPr>
          <w:rFonts w:ascii="Times New Roman" w:eastAsia="Times New Roman" w:hAnsi="Times New Roman" w:cs="Times New Roman"/>
          <w:kern w:val="0"/>
          <w14:ligatures w14:val="none"/>
        </w:rPr>
      </w:pPr>
      <w:r w:rsidRPr="0039461C">
        <w:rPr>
          <w:rFonts w:ascii="Times New Roman" w:eastAsia="Times New Roman" w:hAnsi="Times New Roman" w:cs="Times New Roman"/>
          <w:b/>
          <w:bCs/>
          <w:kern w:val="0"/>
          <w14:ligatures w14:val="none"/>
        </w:rPr>
        <w:t>Privacy Protection:</w:t>
      </w:r>
    </w:p>
    <w:p w14:paraId="656278B8" w14:textId="77777777" w:rsidR="0039461C" w:rsidRPr="0039461C" w:rsidRDefault="0039461C" w:rsidP="0039461C">
      <w:pPr>
        <w:numPr>
          <w:ilvl w:val="1"/>
          <w:numId w:val="14"/>
        </w:numPr>
        <w:spacing w:before="100" w:beforeAutospacing="1" w:after="100" w:afterAutospacing="1"/>
        <w:rPr>
          <w:rFonts w:ascii="Times New Roman" w:eastAsia="Times New Roman" w:hAnsi="Times New Roman" w:cs="Times New Roman"/>
          <w:kern w:val="0"/>
          <w14:ligatures w14:val="none"/>
        </w:rPr>
      </w:pPr>
      <w:r w:rsidRPr="0039461C">
        <w:rPr>
          <w:rFonts w:ascii="Times New Roman" w:eastAsia="Times New Roman" w:hAnsi="Times New Roman" w:cs="Times New Roman"/>
          <w:kern w:val="0"/>
          <w14:ligatures w14:val="none"/>
        </w:rPr>
        <w:t>Enhancing privacy in shared and public spaces.</w:t>
      </w:r>
    </w:p>
    <w:p w14:paraId="0DBE1851" w14:textId="77777777" w:rsidR="0039461C" w:rsidRPr="0039461C" w:rsidRDefault="0039461C" w:rsidP="0039461C">
      <w:pPr>
        <w:numPr>
          <w:ilvl w:val="1"/>
          <w:numId w:val="14"/>
        </w:numPr>
        <w:spacing w:before="100" w:beforeAutospacing="1" w:after="100" w:afterAutospacing="1"/>
        <w:rPr>
          <w:rFonts w:ascii="Times New Roman" w:eastAsia="Times New Roman" w:hAnsi="Times New Roman" w:cs="Times New Roman"/>
          <w:kern w:val="0"/>
          <w14:ligatures w14:val="none"/>
        </w:rPr>
      </w:pPr>
      <w:r w:rsidRPr="0039461C">
        <w:rPr>
          <w:rFonts w:ascii="Times New Roman" w:eastAsia="Times New Roman" w:hAnsi="Times New Roman" w:cs="Times New Roman"/>
          <w:kern w:val="0"/>
          <w14:ligatures w14:val="none"/>
        </w:rPr>
        <w:t>Application in sectors like real estate, interior design, and social media.</w:t>
      </w:r>
    </w:p>
    <w:p w14:paraId="50B79D5D" w14:textId="77777777" w:rsidR="0039461C" w:rsidRPr="0039461C" w:rsidRDefault="0039461C" w:rsidP="0039461C">
      <w:pPr>
        <w:numPr>
          <w:ilvl w:val="0"/>
          <w:numId w:val="14"/>
        </w:numPr>
        <w:spacing w:before="100" w:beforeAutospacing="1" w:after="100" w:afterAutospacing="1"/>
        <w:rPr>
          <w:rFonts w:ascii="Times New Roman" w:eastAsia="Times New Roman" w:hAnsi="Times New Roman" w:cs="Times New Roman"/>
          <w:kern w:val="0"/>
          <w14:ligatures w14:val="none"/>
        </w:rPr>
      </w:pPr>
      <w:r w:rsidRPr="0039461C">
        <w:rPr>
          <w:rFonts w:ascii="Times New Roman" w:eastAsia="Times New Roman" w:hAnsi="Times New Roman" w:cs="Times New Roman"/>
          <w:b/>
          <w:bCs/>
          <w:kern w:val="0"/>
          <w14:ligatures w14:val="none"/>
        </w:rPr>
        <w:t>Market Potential:</w:t>
      </w:r>
    </w:p>
    <w:p w14:paraId="2F1CCCA2" w14:textId="77777777" w:rsidR="0039461C" w:rsidRPr="0039461C" w:rsidRDefault="0039461C" w:rsidP="0039461C">
      <w:pPr>
        <w:numPr>
          <w:ilvl w:val="1"/>
          <w:numId w:val="14"/>
        </w:numPr>
        <w:spacing w:before="100" w:beforeAutospacing="1" w:after="100" w:afterAutospacing="1"/>
        <w:rPr>
          <w:rFonts w:ascii="Times New Roman" w:eastAsia="Times New Roman" w:hAnsi="Times New Roman" w:cs="Times New Roman"/>
          <w:kern w:val="0"/>
          <w14:ligatures w14:val="none"/>
        </w:rPr>
      </w:pPr>
      <w:r w:rsidRPr="0039461C">
        <w:rPr>
          <w:rFonts w:ascii="Times New Roman" w:eastAsia="Times New Roman" w:hAnsi="Times New Roman" w:cs="Times New Roman"/>
          <w:kern w:val="0"/>
          <w14:ligatures w14:val="none"/>
        </w:rPr>
        <w:t>Growing demand for privacy-preserving technologies.</w:t>
      </w:r>
    </w:p>
    <w:p w14:paraId="7EE32024" w14:textId="77777777" w:rsidR="0039461C" w:rsidRPr="0039461C" w:rsidRDefault="0039461C" w:rsidP="0039461C">
      <w:pPr>
        <w:numPr>
          <w:ilvl w:val="1"/>
          <w:numId w:val="14"/>
        </w:numPr>
        <w:spacing w:before="100" w:beforeAutospacing="1" w:after="100" w:afterAutospacing="1"/>
        <w:rPr>
          <w:rFonts w:ascii="Times New Roman" w:eastAsia="Times New Roman" w:hAnsi="Times New Roman" w:cs="Times New Roman"/>
          <w:kern w:val="0"/>
          <w14:ligatures w14:val="none"/>
        </w:rPr>
      </w:pPr>
      <w:r w:rsidRPr="0039461C">
        <w:rPr>
          <w:rFonts w:ascii="Times New Roman" w:eastAsia="Times New Roman" w:hAnsi="Times New Roman" w:cs="Times New Roman"/>
          <w:kern w:val="0"/>
          <w14:ligatures w14:val="none"/>
        </w:rPr>
        <w:t>Competitive advantage with state-of-the-art AI solutions.</w:t>
      </w:r>
    </w:p>
    <w:p w14:paraId="6A54F53E" w14:textId="77777777" w:rsidR="0039461C" w:rsidRPr="0039461C" w:rsidRDefault="0039461C" w:rsidP="0039461C">
      <w:pPr>
        <w:numPr>
          <w:ilvl w:val="0"/>
          <w:numId w:val="14"/>
        </w:numPr>
        <w:spacing w:before="100" w:beforeAutospacing="1" w:after="100" w:afterAutospacing="1"/>
        <w:rPr>
          <w:rFonts w:ascii="Times New Roman" w:eastAsia="Times New Roman" w:hAnsi="Times New Roman" w:cs="Times New Roman"/>
          <w:kern w:val="0"/>
          <w14:ligatures w14:val="none"/>
        </w:rPr>
      </w:pPr>
      <w:r w:rsidRPr="0039461C">
        <w:rPr>
          <w:rFonts w:ascii="Times New Roman" w:eastAsia="Times New Roman" w:hAnsi="Times New Roman" w:cs="Times New Roman"/>
          <w:b/>
          <w:bCs/>
          <w:kern w:val="0"/>
          <w14:ligatures w14:val="none"/>
        </w:rPr>
        <w:t>Conclusion:</w:t>
      </w:r>
    </w:p>
    <w:p w14:paraId="58514894" w14:textId="77777777" w:rsidR="0039461C" w:rsidRPr="0039461C" w:rsidRDefault="0039461C" w:rsidP="0039461C">
      <w:pPr>
        <w:numPr>
          <w:ilvl w:val="1"/>
          <w:numId w:val="14"/>
        </w:numPr>
        <w:spacing w:before="100" w:beforeAutospacing="1" w:after="100" w:afterAutospacing="1"/>
        <w:rPr>
          <w:rFonts w:ascii="Times New Roman" w:eastAsia="Times New Roman" w:hAnsi="Times New Roman" w:cs="Times New Roman"/>
          <w:kern w:val="0"/>
          <w14:ligatures w14:val="none"/>
        </w:rPr>
      </w:pPr>
      <w:r w:rsidRPr="0039461C">
        <w:rPr>
          <w:rFonts w:ascii="Times New Roman" w:eastAsia="Times New Roman" w:hAnsi="Times New Roman" w:cs="Times New Roman"/>
          <w:kern w:val="0"/>
          <w14:ligatures w14:val="none"/>
        </w:rPr>
        <w:t>Summary of the project benefits.</w:t>
      </w:r>
    </w:p>
    <w:p w14:paraId="415A35AD" w14:textId="77777777" w:rsidR="0039461C" w:rsidRPr="0039461C" w:rsidRDefault="0039461C" w:rsidP="0039461C">
      <w:pPr>
        <w:numPr>
          <w:ilvl w:val="1"/>
          <w:numId w:val="14"/>
        </w:numPr>
        <w:spacing w:before="100" w:beforeAutospacing="1" w:after="100" w:afterAutospacing="1"/>
        <w:rPr>
          <w:rFonts w:ascii="Times New Roman" w:eastAsia="Times New Roman" w:hAnsi="Times New Roman" w:cs="Times New Roman"/>
          <w:kern w:val="0"/>
          <w14:ligatures w14:val="none"/>
        </w:rPr>
      </w:pPr>
      <w:r w:rsidRPr="0039461C">
        <w:rPr>
          <w:rFonts w:ascii="Times New Roman" w:eastAsia="Times New Roman" w:hAnsi="Times New Roman" w:cs="Times New Roman"/>
          <w:kern w:val="0"/>
          <w14:ligatures w14:val="none"/>
        </w:rPr>
        <w:lastRenderedPageBreak/>
        <w:t>Call to action for stakeholders to support and invest in the project.</w:t>
      </w:r>
    </w:p>
    <w:p w14:paraId="6512AB48" w14:textId="77777777" w:rsidR="0039461C" w:rsidRDefault="0039461C" w:rsidP="009B0C20">
      <w:pPr>
        <w:shd w:val="clear" w:color="auto" w:fill="FFFFFF"/>
        <w:spacing w:before="413" w:line="360" w:lineRule="atLeast"/>
        <w:outlineLvl w:val="1"/>
        <w:rPr>
          <w:rFonts w:ascii="Helvetica Neue" w:eastAsia="Times New Roman" w:hAnsi="Helvetica Neue" w:cs="Times New Roman"/>
          <w:b/>
          <w:bCs/>
          <w:color w:val="242424"/>
          <w:kern w:val="0"/>
          <w:sz w:val="30"/>
          <w:szCs w:val="30"/>
          <w14:ligatures w14:val="none"/>
        </w:rPr>
      </w:pPr>
    </w:p>
    <w:p w14:paraId="316ED971" w14:textId="77777777" w:rsidR="0039461C" w:rsidRDefault="0039461C" w:rsidP="009B0C20">
      <w:pPr>
        <w:shd w:val="clear" w:color="auto" w:fill="FFFFFF"/>
        <w:spacing w:before="413" w:line="360" w:lineRule="atLeast"/>
        <w:outlineLvl w:val="1"/>
        <w:rPr>
          <w:rFonts w:ascii="Helvetica Neue" w:eastAsia="Times New Roman" w:hAnsi="Helvetica Neue" w:cs="Times New Roman"/>
          <w:b/>
          <w:bCs/>
          <w:color w:val="242424"/>
          <w:kern w:val="0"/>
          <w:sz w:val="30"/>
          <w:szCs w:val="30"/>
          <w14:ligatures w14:val="none"/>
        </w:rPr>
      </w:pPr>
    </w:p>
    <w:p w14:paraId="14A7F1EF" w14:textId="1841DAAD" w:rsidR="009B0C20" w:rsidRPr="009B0C20" w:rsidRDefault="009B0C20" w:rsidP="009B0C20">
      <w:pPr>
        <w:shd w:val="clear" w:color="auto" w:fill="FFFFFF"/>
        <w:spacing w:before="413" w:line="360" w:lineRule="atLeast"/>
        <w:outlineLvl w:val="1"/>
        <w:rPr>
          <w:rFonts w:ascii="Helvetica Neue" w:eastAsia="Times New Roman" w:hAnsi="Helvetica Neue" w:cs="Times New Roman"/>
          <w:b/>
          <w:bCs/>
          <w:color w:val="242424"/>
          <w:kern w:val="0"/>
          <w:sz w:val="30"/>
          <w:szCs w:val="30"/>
          <w14:ligatures w14:val="none"/>
        </w:rPr>
      </w:pPr>
      <w:r w:rsidRPr="009B0C20">
        <w:rPr>
          <w:rFonts w:ascii="Helvetica Neue" w:eastAsia="Times New Roman" w:hAnsi="Helvetica Neue" w:cs="Times New Roman"/>
          <w:b/>
          <w:bCs/>
          <w:color w:val="242424"/>
          <w:kern w:val="0"/>
          <w:sz w:val="30"/>
          <w:szCs w:val="30"/>
          <w14:ligatures w14:val="none"/>
        </w:rPr>
        <w:t>Introduction</w:t>
      </w:r>
    </w:p>
    <w:p w14:paraId="09F91247" w14:textId="77777777" w:rsidR="009B0C20" w:rsidRPr="009B0C20" w:rsidRDefault="009B0C20" w:rsidP="009B0C20">
      <w:pPr>
        <w:shd w:val="clear" w:color="auto" w:fill="FFFFFF"/>
        <w:spacing w:before="226"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Object detection is a groundbreaking computer vision task that has a ton of applications across various industries. It goes beyond traditional image classification, where a model assigns a single label to an entire image, to identify and locate multiple objects within an image, often accompanied by bounding boxes outlining their positions.</w:t>
      </w:r>
    </w:p>
    <w:p w14:paraId="333EE6F7" w14:textId="77777777" w:rsidR="009B0C20" w:rsidRPr="009B0C20" w:rsidRDefault="009B0C20" w:rsidP="009B0C20">
      <w:pPr>
        <w:shd w:val="clear" w:color="auto" w:fill="FFFFFF"/>
        <w:spacing w:before="514"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When working on custom models for object detection or other machine learning tasks, one of the challenges that researchers and developers may encounter is the lack of suitable databases or datasets. Overcoming these challenges often requires creativity and resourcefulness so this post will focus on how to create your custom database.</w:t>
      </w:r>
    </w:p>
    <w:p w14:paraId="45896AD1" w14:textId="77777777" w:rsidR="0094386B" w:rsidRDefault="0094386B"/>
    <w:p w14:paraId="530123B9" w14:textId="2C7CD47E" w:rsidR="009B0C20" w:rsidRDefault="009B0C20">
      <w:r>
        <w:t>(INSERT IMAGE SHOWING LABELED DOCUMENT)</w:t>
      </w:r>
    </w:p>
    <w:p w14:paraId="69B24CB8" w14:textId="77777777" w:rsidR="009B0C20" w:rsidRDefault="009B0C20"/>
    <w:p w14:paraId="345A7948" w14:textId="77777777" w:rsidR="009B0C20" w:rsidRPr="009B0C20" w:rsidRDefault="009B0C20" w:rsidP="009B0C20">
      <w:pPr>
        <w:spacing w:before="468" w:line="450" w:lineRule="atLeast"/>
        <w:outlineLvl w:val="0"/>
        <w:rPr>
          <w:rFonts w:ascii="Helvetica Neue" w:eastAsia="Times New Roman" w:hAnsi="Helvetica Neue" w:cs="Times New Roman"/>
          <w:b/>
          <w:bCs/>
          <w:color w:val="242424"/>
          <w:spacing w:val="-4"/>
          <w:kern w:val="36"/>
          <w:sz w:val="36"/>
          <w:szCs w:val="36"/>
          <w14:ligatures w14:val="none"/>
        </w:rPr>
      </w:pPr>
      <w:r w:rsidRPr="009B0C20">
        <w:rPr>
          <w:rFonts w:ascii="Helvetica Neue" w:eastAsia="Times New Roman" w:hAnsi="Helvetica Neue" w:cs="Times New Roman"/>
          <w:b/>
          <w:bCs/>
          <w:color w:val="242424"/>
          <w:spacing w:val="-4"/>
          <w:kern w:val="36"/>
          <w:sz w:val="36"/>
          <w:szCs w:val="36"/>
          <w14:ligatures w14:val="none"/>
        </w:rPr>
        <w:t>Part 1: Introduction and Setup for Roboflow</w:t>
      </w:r>
    </w:p>
    <w:p w14:paraId="0DEB86F1" w14:textId="77777777" w:rsidR="009B0C20" w:rsidRPr="009B0C20" w:rsidRDefault="009B0C20" w:rsidP="009B0C20">
      <w:pPr>
        <w:spacing w:before="226"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 xml:space="preserve">Welcome to Part 1 of our three-part tutorial series on Building Your Own Real-Time Object Detection App: Roboflow(YOLOv8) and Streamlit. In this series, we will walk you through the process of building an end-to-end object detection app that can identify objects </w:t>
      </w:r>
      <w:r w:rsidRPr="009B0C20">
        <w:rPr>
          <w:rFonts w:ascii="Georgia" w:eastAsia="Times New Roman" w:hAnsi="Georgia" w:cs="Times New Roman"/>
          <w:color w:val="242424"/>
          <w:spacing w:val="-1"/>
          <w:kern w:val="0"/>
          <w:sz w:val="30"/>
          <w:szCs w:val="30"/>
          <w14:ligatures w14:val="none"/>
        </w:rPr>
        <w:lastRenderedPageBreak/>
        <w:t>from a photo. This web app was built only for images because we are using </w:t>
      </w:r>
      <w:hyperlink r:id="rId6" w:tgtFrame="_blank" w:history="1">
        <w:r w:rsidRPr="009B0C20">
          <w:rPr>
            <w:rFonts w:ascii="Georgia" w:eastAsia="Times New Roman" w:hAnsi="Georgia" w:cs="Times New Roman"/>
            <w:color w:val="0000FF"/>
            <w:spacing w:val="-1"/>
            <w:kern w:val="0"/>
            <w:sz w:val="30"/>
            <w:szCs w:val="30"/>
            <w:u w:val="single"/>
            <w14:ligatures w14:val="none"/>
          </w:rPr>
          <w:t>share.streamlit.io</w:t>
        </w:r>
      </w:hyperlink>
      <w:r w:rsidRPr="009B0C20">
        <w:rPr>
          <w:rFonts w:ascii="Georgia" w:eastAsia="Times New Roman" w:hAnsi="Georgia" w:cs="Times New Roman"/>
          <w:color w:val="242424"/>
          <w:spacing w:val="-1"/>
          <w:kern w:val="0"/>
          <w:sz w:val="30"/>
          <w:szCs w:val="30"/>
          <w14:ligatures w14:val="none"/>
        </w:rPr>
        <w:t> this is the Streamlit project hub where you can post your Streamlit projects free and it has a limit of 1 GB memory space for the app, there is a few libraries that cover a lot of that space so in another post or series I’ll add more about video and webcam functions to complement this app.</w:t>
      </w:r>
    </w:p>
    <w:p w14:paraId="1FA47F7A" w14:textId="77777777" w:rsidR="009B0C20" w:rsidRPr="009B0C20" w:rsidRDefault="009B0C20" w:rsidP="009B0C20">
      <w:pPr>
        <w:spacing w:before="514"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In Part 1, we will introduce the project, give you a demo of the app in action, and explain why I chose Roboflow and Streamlit for this project. We will also guide you through the setup process, including installing dependencies and creating the necessary files and directories.</w:t>
      </w:r>
    </w:p>
    <w:p w14:paraId="04BB4071" w14:textId="77777777" w:rsidR="009B0C20" w:rsidRPr="009B0C20" w:rsidRDefault="009B0C20" w:rsidP="009B0C20">
      <w:pPr>
        <w:spacing w:before="514"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By the end of this series, you will have the skills to build your own object detection app. So, let’s dive in!</w:t>
      </w:r>
    </w:p>
    <w:p w14:paraId="1EA3EFB7" w14:textId="77777777" w:rsidR="009B0C20" w:rsidRPr="009B0C20" w:rsidRDefault="009B0C20" w:rsidP="009B0C20">
      <w:pPr>
        <w:spacing w:before="468" w:line="450" w:lineRule="atLeast"/>
        <w:outlineLvl w:val="0"/>
        <w:rPr>
          <w:rFonts w:ascii="Helvetica Neue" w:eastAsia="Times New Roman" w:hAnsi="Helvetica Neue" w:cs="Times New Roman"/>
          <w:b/>
          <w:bCs/>
          <w:color w:val="242424"/>
          <w:spacing w:val="-4"/>
          <w:kern w:val="36"/>
          <w:sz w:val="36"/>
          <w:szCs w:val="36"/>
          <w14:ligatures w14:val="none"/>
        </w:rPr>
      </w:pPr>
      <w:r w:rsidRPr="009B0C20">
        <w:rPr>
          <w:rFonts w:ascii="Helvetica Neue" w:eastAsia="Times New Roman" w:hAnsi="Helvetica Neue" w:cs="Times New Roman"/>
          <w:b/>
          <w:bCs/>
          <w:color w:val="242424"/>
          <w:spacing w:val="-4"/>
          <w:kern w:val="36"/>
          <w:sz w:val="36"/>
          <w:szCs w:val="36"/>
          <w14:ligatures w14:val="none"/>
        </w:rPr>
        <w:t>Demo of the Object Detection App</w:t>
      </w:r>
    </w:p>
    <w:p w14:paraId="12300FF5" w14:textId="77777777" w:rsidR="009B0C20" w:rsidRPr="009B0C20" w:rsidRDefault="009B0C20" w:rsidP="009B0C20">
      <w:pPr>
        <w:spacing w:before="226"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This is the </w:t>
      </w:r>
      <w:hyperlink r:id="rId7" w:tgtFrame="_blank" w:history="1">
        <w:r w:rsidRPr="009B0C20">
          <w:rPr>
            <w:rFonts w:ascii="Georgia" w:eastAsia="Times New Roman" w:hAnsi="Georgia" w:cs="Times New Roman"/>
            <w:color w:val="0000FF"/>
            <w:spacing w:val="-1"/>
            <w:kern w:val="0"/>
            <w:sz w:val="30"/>
            <w:szCs w:val="30"/>
            <w:u w:val="single"/>
            <w14:ligatures w14:val="none"/>
          </w:rPr>
          <w:t>web app</w:t>
        </w:r>
      </w:hyperlink>
      <w:r w:rsidRPr="009B0C20">
        <w:rPr>
          <w:rFonts w:ascii="Georgia" w:eastAsia="Times New Roman" w:hAnsi="Georgia" w:cs="Times New Roman"/>
          <w:color w:val="242424"/>
          <w:spacing w:val="-1"/>
          <w:kern w:val="0"/>
          <w:sz w:val="30"/>
          <w:szCs w:val="30"/>
          <w14:ligatures w14:val="none"/>
        </w:rPr>
        <w:t> demo from the project that we are going to create and build together in the Streamlit share cloud. The app Object Detection will Upload an image on the WebApp and show detected objects.</w:t>
      </w:r>
    </w:p>
    <w:p w14:paraId="58E0E0A0" w14:textId="77777777" w:rsidR="009B0C20" w:rsidRPr="009B0C20" w:rsidRDefault="009B0C20" w:rsidP="009B0C20">
      <w:pPr>
        <w:spacing w:before="468" w:line="450" w:lineRule="atLeast"/>
        <w:outlineLvl w:val="0"/>
        <w:rPr>
          <w:rFonts w:ascii="Helvetica Neue" w:eastAsia="Times New Roman" w:hAnsi="Helvetica Neue" w:cs="Times New Roman"/>
          <w:b/>
          <w:bCs/>
          <w:color w:val="242424"/>
          <w:spacing w:val="-4"/>
          <w:kern w:val="36"/>
          <w:sz w:val="36"/>
          <w:szCs w:val="36"/>
          <w14:ligatures w14:val="none"/>
        </w:rPr>
      </w:pPr>
      <w:r w:rsidRPr="009B0C20">
        <w:rPr>
          <w:rFonts w:ascii="Helvetica Neue" w:eastAsia="Times New Roman" w:hAnsi="Helvetica Neue" w:cs="Times New Roman"/>
          <w:b/>
          <w:bCs/>
          <w:color w:val="242424"/>
          <w:spacing w:val="-4"/>
          <w:kern w:val="36"/>
          <w:sz w:val="36"/>
          <w:szCs w:val="36"/>
          <w14:ligatures w14:val="none"/>
        </w:rPr>
        <w:t>Object Detection</w:t>
      </w:r>
    </w:p>
    <w:p w14:paraId="461643EC" w14:textId="77777777" w:rsidR="009B0C20" w:rsidRPr="009B0C20" w:rsidRDefault="009B0C20" w:rsidP="009B0C20">
      <w:pPr>
        <w:spacing w:before="226"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 xml:space="preserve">Object detection is a computer vision solution that identifies instances of objects in visual media. Object detection scripts draw a bounding </w:t>
      </w:r>
      <w:r w:rsidRPr="009B0C20">
        <w:rPr>
          <w:rFonts w:ascii="Georgia" w:eastAsia="Times New Roman" w:hAnsi="Georgia" w:cs="Times New Roman"/>
          <w:color w:val="242424"/>
          <w:spacing w:val="-1"/>
          <w:kern w:val="0"/>
          <w:sz w:val="30"/>
          <w:szCs w:val="30"/>
          <w14:ligatures w14:val="none"/>
        </w:rPr>
        <w:lastRenderedPageBreak/>
        <w:t>box around an instance of a detected object, paired with a label to represent the contents of the box. For example, a person in an image might be labeled “person” and a car might be labeled “vehicle”.</w:t>
      </w:r>
    </w:p>
    <w:p w14:paraId="5F38A0DB" w14:textId="77777777" w:rsidR="009B0C20" w:rsidRPr="009B0C20" w:rsidRDefault="009B0C20" w:rsidP="009B0C20">
      <w:pPr>
        <w:spacing w:before="468" w:line="450" w:lineRule="atLeast"/>
        <w:outlineLvl w:val="0"/>
        <w:rPr>
          <w:rFonts w:ascii="Helvetica Neue" w:eastAsia="Times New Roman" w:hAnsi="Helvetica Neue" w:cs="Times New Roman"/>
          <w:b/>
          <w:bCs/>
          <w:color w:val="242424"/>
          <w:spacing w:val="-4"/>
          <w:kern w:val="36"/>
          <w:sz w:val="36"/>
          <w:szCs w:val="36"/>
          <w14:ligatures w14:val="none"/>
        </w:rPr>
      </w:pPr>
      <w:r w:rsidRPr="009B0C20">
        <w:rPr>
          <w:rFonts w:ascii="Helvetica Neue" w:eastAsia="Times New Roman" w:hAnsi="Helvetica Neue" w:cs="Times New Roman"/>
          <w:b/>
          <w:bCs/>
          <w:color w:val="242424"/>
          <w:spacing w:val="-4"/>
          <w:kern w:val="36"/>
          <w:sz w:val="36"/>
          <w:szCs w:val="36"/>
          <w14:ligatures w14:val="none"/>
        </w:rPr>
        <w:t>What is YOLOv8?</w:t>
      </w:r>
    </w:p>
    <w:p w14:paraId="1A7FCF85" w14:textId="77777777" w:rsidR="009B0C20" w:rsidRPr="009B0C20" w:rsidRDefault="009B0C20" w:rsidP="009B0C20">
      <w:pPr>
        <w:spacing w:before="226"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YOLOv8 is the newest state-of-the-art YOLO model that can be used for object detection, image classification, and instance segmentation tasks. YOLOv8 was developed by </w:t>
      </w:r>
      <w:hyperlink r:id="rId8" w:tgtFrame="_blank" w:history="1">
        <w:r w:rsidRPr="009B0C20">
          <w:rPr>
            <w:rFonts w:ascii="Georgia" w:eastAsia="Times New Roman" w:hAnsi="Georgia" w:cs="Times New Roman"/>
            <w:color w:val="0000FF"/>
            <w:spacing w:val="-1"/>
            <w:kern w:val="0"/>
            <w:sz w:val="30"/>
            <w:szCs w:val="30"/>
            <w:u w:val="single"/>
            <w14:ligatures w14:val="none"/>
          </w:rPr>
          <w:t>Ultralytics</w:t>
        </w:r>
      </w:hyperlink>
      <w:r w:rsidRPr="009B0C20">
        <w:rPr>
          <w:rFonts w:ascii="Georgia" w:eastAsia="Times New Roman" w:hAnsi="Georgia" w:cs="Times New Roman"/>
          <w:color w:val="242424"/>
          <w:spacing w:val="-1"/>
          <w:kern w:val="0"/>
          <w:sz w:val="30"/>
          <w:szCs w:val="30"/>
          <w14:ligatures w14:val="none"/>
        </w:rPr>
        <w:t>, this model is used in Roboflow.</w:t>
      </w:r>
    </w:p>
    <w:p w14:paraId="3448F29D" w14:textId="77777777" w:rsidR="009B0C20" w:rsidRPr="009B0C20" w:rsidRDefault="009B0C20" w:rsidP="009B0C20">
      <w:pPr>
        <w:spacing w:before="468" w:line="450" w:lineRule="atLeast"/>
        <w:outlineLvl w:val="0"/>
        <w:rPr>
          <w:rFonts w:ascii="Helvetica Neue" w:eastAsia="Times New Roman" w:hAnsi="Helvetica Neue" w:cs="Times New Roman"/>
          <w:b/>
          <w:bCs/>
          <w:color w:val="242424"/>
          <w:spacing w:val="-4"/>
          <w:kern w:val="36"/>
          <w:sz w:val="36"/>
          <w:szCs w:val="36"/>
          <w14:ligatures w14:val="none"/>
        </w:rPr>
      </w:pPr>
      <w:r w:rsidRPr="009B0C20">
        <w:rPr>
          <w:rFonts w:ascii="Helvetica Neue" w:eastAsia="Times New Roman" w:hAnsi="Helvetica Neue" w:cs="Times New Roman"/>
          <w:b/>
          <w:bCs/>
          <w:color w:val="242424"/>
          <w:spacing w:val="-4"/>
          <w:kern w:val="36"/>
          <w:sz w:val="36"/>
          <w:szCs w:val="36"/>
          <w14:ligatures w14:val="none"/>
        </w:rPr>
        <w:t>Why Should I Use YOLOv8?</w:t>
      </w:r>
    </w:p>
    <w:p w14:paraId="6D904DF2" w14:textId="77777777" w:rsidR="009B0C20" w:rsidRPr="009B0C20" w:rsidRDefault="009B0C20" w:rsidP="009B0C20">
      <w:pPr>
        <w:spacing w:before="226"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Here are a few main reasons why you should consider using YOLOv8 for your next computer vision project:</w:t>
      </w:r>
    </w:p>
    <w:p w14:paraId="540B1FBE" w14:textId="77777777" w:rsidR="009B0C20" w:rsidRPr="009B0C20" w:rsidRDefault="009B0C20" w:rsidP="009B0C20">
      <w:pPr>
        <w:numPr>
          <w:ilvl w:val="0"/>
          <w:numId w:val="1"/>
        </w:numPr>
        <w:spacing w:before="514" w:line="480" w:lineRule="atLeast"/>
        <w:ind w:left="1530"/>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YOLOv8 has a high rate of accuracy measured by COCO and Roboflow 100.</w:t>
      </w:r>
    </w:p>
    <w:p w14:paraId="49CDAC57" w14:textId="77777777" w:rsidR="009B0C20" w:rsidRPr="009B0C20" w:rsidRDefault="009B0C20" w:rsidP="009B0C20">
      <w:pPr>
        <w:numPr>
          <w:ilvl w:val="0"/>
          <w:numId w:val="1"/>
        </w:numPr>
        <w:spacing w:before="274" w:line="480" w:lineRule="atLeast"/>
        <w:ind w:left="1530"/>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 xml:space="preserve">YOLOv8 comes with a lot of developer-convenience </w:t>
      </w:r>
      <w:proofErr w:type="gramStart"/>
      <w:r w:rsidRPr="009B0C20">
        <w:rPr>
          <w:rFonts w:ascii="Georgia" w:eastAsia="Times New Roman" w:hAnsi="Georgia" w:cs="Times New Roman"/>
          <w:color w:val="242424"/>
          <w:spacing w:val="-1"/>
          <w:kern w:val="0"/>
          <w:sz w:val="30"/>
          <w:szCs w:val="30"/>
          <w14:ligatures w14:val="none"/>
        </w:rPr>
        <w:t>features,an</w:t>
      </w:r>
      <w:proofErr w:type="gramEnd"/>
      <w:r w:rsidRPr="009B0C20">
        <w:rPr>
          <w:rFonts w:ascii="Georgia" w:eastAsia="Times New Roman" w:hAnsi="Georgia" w:cs="Times New Roman"/>
          <w:color w:val="242424"/>
          <w:spacing w:val="-1"/>
          <w:kern w:val="0"/>
          <w:sz w:val="30"/>
          <w:szCs w:val="30"/>
          <w14:ligatures w14:val="none"/>
        </w:rPr>
        <w:t xml:space="preserve"> a well-structured Python package.</w:t>
      </w:r>
    </w:p>
    <w:p w14:paraId="72596A28" w14:textId="77777777" w:rsidR="009B0C20" w:rsidRPr="009B0C20" w:rsidRDefault="009B0C20" w:rsidP="009B0C20">
      <w:pPr>
        <w:numPr>
          <w:ilvl w:val="0"/>
          <w:numId w:val="1"/>
        </w:numPr>
        <w:spacing w:before="274" w:line="480" w:lineRule="atLeast"/>
        <w:ind w:left="1530"/>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 xml:space="preserve">The labeling tool is easy to </w:t>
      </w:r>
      <w:proofErr w:type="gramStart"/>
      <w:r w:rsidRPr="009B0C20">
        <w:rPr>
          <w:rFonts w:ascii="Georgia" w:eastAsia="Times New Roman" w:hAnsi="Georgia" w:cs="Times New Roman"/>
          <w:color w:val="242424"/>
          <w:spacing w:val="-1"/>
          <w:kern w:val="0"/>
          <w:sz w:val="30"/>
          <w:szCs w:val="30"/>
          <w14:ligatures w14:val="none"/>
        </w:rPr>
        <w:t>use</w:t>
      </w:r>
      <w:proofErr w:type="gramEnd"/>
      <w:r w:rsidRPr="009B0C20">
        <w:rPr>
          <w:rFonts w:ascii="Georgia" w:eastAsia="Times New Roman" w:hAnsi="Georgia" w:cs="Times New Roman"/>
          <w:color w:val="242424"/>
          <w:spacing w:val="-1"/>
          <w:kern w:val="0"/>
          <w:sz w:val="30"/>
          <w:szCs w:val="30"/>
          <w14:ligatures w14:val="none"/>
        </w:rPr>
        <w:t xml:space="preserve"> and you don’t need to install a tool for that.</w:t>
      </w:r>
    </w:p>
    <w:p w14:paraId="6B4A7797" w14:textId="77777777" w:rsidR="009B0C20" w:rsidRPr="009B0C20" w:rsidRDefault="009B0C20" w:rsidP="009B0C20">
      <w:pPr>
        <w:numPr>
          <w:ilvl w:val="0"/>
          <w:numId w:val="1"/>
        </w:numPr>
        <w:spacing w:before="274" w:line="480" w:lineRule="atLeast"/>
        <w:ind w:left="1530"/>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And last but not least is not difficult to run it also is faster than use a notebook with TensorFlow. In my case it takes 3 hours to train the model in Google Colab but with Roboflow it took me a few minutes.</w:t>
      </w:r>
    </w:p>
    <w:p w14:paraId="22DACDD3" w14:textId="77777777" w:rsidR="009B0C20" w:rsidRPr="009B0C20" w:rsidRDefault="009B0C20" w:rsidP="009B0C20">
      <w:pPr>
        <w:spacing w:before="468" w:line="450" w:lineRule="atLeast"/>
        <w:outlineLvl w:val="0"/>
        <w:rPr>
          <w:rFonts w:ascii="Helvetica Neue" w:eastAsia="Times New Roman" w:hAnsi="Helvetica Neue" w:cs="Times New Roman"/>
          <w:b/>
          <w:bCs/>
          <w:color w:val="242424"/>
          <w:spacing w:val="-4"/>
          <w:kern w:val="36"/>
          <w:sz w:val="36"/>
          <w:szCs w:val="36"/>
          <w14:ligatures w14:val="none"/>
        </w:rPr>
      </w:pPr>
      <w:r w:rsidRPr="009B0C20">
        <w:rPr>
          <w:rFonts w:ascii="Helvetica Neue" w:eastAsia="Times New Roman" w:hAnsi="Helvetica Neue" w:cs="Times New Roman"/>
          <w:b/>
          <w:bCs/>
          <w:color w:val="242424"/>
          <w:spacing w:val="-4"/>
          <w:kern w:val="36"/>
          <w:sz w:val="36"/>
          <w:szCs w:val="36"/>
          <w14:ligatures w14:val="none"/>
        </w:rPr>
        <w:lastRenderedPageBreak/>
        <w:t>Why Streamlit is a Good Choice for Building a ML App</w:t>
      </w:r>
    </w:p>
    <w:p w14:paraId="3F16D5C5" w14:textId="77777777" w:rsidR="009B0C20" w:rsidRPr="009B0C20" w:rsidRDefault="00000000" w:rsidP="009B0C20">
      <w:pPr>
        <w:spacing w:before="226" w:line="480" w:lineRule="atLeast"/>
        <w:rPr>
          <w:rFonts w:ascii="Georgia" w:eastAsia="Times New Roman" w:hAnsi="Georgia" w:cs="Times New Roman"/>
          <w:color w:val="242424"/>
          <w:spacing w:val="-1"/>
          <w:kern w:val="0"/>
          <w:sz w:val="30"/>
          <w:szCs w:val="30"/>
          <w14:ligatures w14:val="none"/>
        </w:rPr>
      </w:pPr>
      <w:hyperlink r:id="rId9" w:tgtFrame="_blank" w:history="1">
        <w:r w:rsidR="009B0C20" w:rsidRPr="009B0C20">
          <w:rPr>
            <w:rFonts w:ascii="Georgia" w:eastAsia="Times New Roman" w:hAnsi="Georgia" w:cs="Times New Roman"/>
            <w:color w:val="0000FF"/>
            <w:spacing w:val="-1"/>
            <w:kern w:val="0"/>
            <w:sz w:val="30"/>
            <w:szCs w:val="30"/>
            <w:u w:val="single"/>
            <w14:ligatures w14:val="none"/>
          </w:rPr>
          <w:t>Streamlit</w:t>
        </w:r>
      </w:hyperlink>
      <w:r w:rsidR="009B0C20" w:rsidRPr="009B0C20">
        <w:rPr>
          <w:rFonts w:ascii="Georgia" w:eastAsia="Times New Roman" w:hAnsi="Georgia" w:cs="Times New Roman"/>
          <w:color w:val="242424"/>
          <w:spacing w:val="-1"/>
          <w:kern w:val="0"/>
          <w:sz w:val="30"/>
          <w:szCs w:val="30"/>
          <w14:ligatures w14:val="none"/>
        </w:rPr>
        <w:t> makes it easy to build web-based user interfaces for machine learning applications, enabling data scientists and developers to share their work with non-technical stakeholders.</w:t>
      </w:r>
    </w:p>
    <w:p w14:paraId="6A13B04B" w14:textId="77777777" w:rsidR="009B0C20" w:rsidRPr="009B0C20" w:rsidRDefault="009B0C20" w:rsidP="009B0C20">
      <w:pPr>
        <w:spacing w:before="514"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 xml:space="preserve">Streamlit is an open-source framework that simplifies the process of building web applications in Python. And it has </w:t>
      </w:r>
      <w:proofErr w:type="gramStart"/>
      <w:r w:rsidRPr="009B0C20">
        <w:rPr>
          <w:rFonts w:ascii="Georgia" w:eastAsia="Times New Roman" w:hAnsi="Georgia" w:cs="Times New Roman"/>
          <w:color w:val="242424"/>
          <w:spacing w:val="-1"/>
          <w:kern w:val="0"/>
          <w:sz w:val="30"/>
          <w:szCs w:val="30"/>
          <w14:ligatures w14:val="none"/>
        </w:rPr>
        <w:t>it’s</w:t>
      </w:r>
      <w:proofErr w:type="gramEnd"/>
      <w:r w:rsidRPr="009B0C20">
        <w:rPr>
          <w:rFonts w:ascii="Georgia" w:eastAsia="Times New Roman" w:hAnsi="Georgia" w:cs="Times New Roman"/>
          <w:color w:val="242424"/>
          <w:spacing w:val="-1"/>
          <w:kern w:val="0"/>
          <w:sz w:val="30"/>
          <w:szCs w:val="30"/>
          <w14:ligatures w14:val="none"/>
        </w:rPr>
        <w:t xml:space="preserve"> own project cloud that makes really easy deploy your project.</w:t>
      </w:r>
    </w:p>
    <w:p w14:paraId="105F2343" w14:textId="77777777" w:rsidR="009B0C20" w:rsidRPr="009B0C20" w:rsidRDefault="009B0C20" w:rsidP="009B0C20">
      <w:pPr>
        <w:spacing w:before="468" w:line="450" w:lineRule="atLeast"/>
        <w:outlineLvl w:val="0"/>
        <w:rPr>
          <w:rFonts w:ascii="Helvetica Neue" w:eastAsia="Times New Roman" w:hAnsi="Helvetica Neue" w:cs="Times New Roman"/>
          <w:b/>
          <w:bCs/>
          <w:color w:val="242424"/>
          <w:spacing w:val="-4"/>
          <w:kern w:val="36"/>
          <w:sz w:val="36"/>
          <w:szCs w:val="36"/>
          <w14:ligatures w14:val="none"/>
        </w:rPr>
      </w:pPr>
      <w:r w:rsidRPr="009B0C20">
        <w:rPr>
          <w:rFonts w:ascii="Helvetica Neue" w:eastAsia="Times New Roman" w:hAnsi="Helvetica Neue" w:cs="Times New Roman"/>
          <w:b/>
          <w:bCs/>
          <w:color w:val="242424"/>
          <w:spacing w:val="-4"/>
          <w:kern w:val="36"/>
          <w:sz w:val="36"/>
          <w:szCs w:val="36"/>
          <w14:ligatures w14:val="none"/>
        </w:rPr>
        <w:t>Project Setup: Installing Dependencies and Creating Required Files and Directories</w:t>
      </w:r>
    </w:p>
    <w:p w14:paraId="2CD8780A" w14:textId="77777777" w:rsidR="009B0C20" w:rsidRPr="009B0C20" w:rsidRDefault="009B0C20" w:rsidP="009B0C20">
      <w:pPr>
        <w:spacing w:before="226"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Before diving into the project, make sure you have the following dependencies installed on your system. In my case I’m a Windows user so everything in this tutorial is working for July 2023 in Windows 11.</w:t>
      </w:r>
    </w:p>
    <w:p w14:paraId="0781E20A" w14:textId="77777777" w:rsidR="009B0C20" w:rsidRPr="009B0C20" w:rsidRDefault="009B0C20" w:rsidP="009B0C20">
      <w:pPr>
        <w:spacing w:before="514"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For this project I have Python 3.11 but in Streamlit cloud only has the version 3.8 to 3.11 so I recommend using that range of versions and the Python packages that we will use will be PyTorch, Ultralytics and Streamlit. We can install these packages using pip into a separate virtual environment.</w:t>
      </w:r>
    </w:p>
    <w:p w14:paraId="1CC95B46" w14:textId="77777777" w:rsidR="009B0C20" w:rsidRPr="009B0C20" w:rsidRDefault="009B0C20" w:rsidP="009B0C20">
      <w:pPr>
        <w:spacing w:before="468" w:line="450" w:lineRule="atLeast"/>
        <w:outlineLvl w:val="0"/>
        <w:rPr>
          <w:rFonts w:ascii="Helvetica Neue" w:eastAsia="Times New Roman" w:hAnsi="Helvetica Neue" w:cs="Times New Roman"/>
          <w:b/>
          <w:bCs/>
          <w:color w:val="242424"/>
          <w:spacing w:val="-4"/>
          <w:kern w:val="36"/>
          <w:sz w:val="36"/>
          <w:szCs w:val="36"/>
          <w14:ligatures w14:val="none"/>
        </w:rPr>
      </w:pPr>
      <w:r w:rsidRPr="009B0C20">
        <w:rPr>
          <w:rFonts w:ascii="Helvetica Neue" w:eastAsia="Times New Roman" w:hAnsi="Helvetica Neue" w:cs="Times New Roman"/>
          <w:b/>
          <w:bCs/>
          <w:color w:val="242424"/>
          <w:spacing w:val="-4"/>
          <w:kern w:val="36"/>
          <w:sz w:val="36"/>
          <w:szCs w:val="36"/>
          <w14:ligatures w14:val="none"/>
        </w:rPr>
        <w:t>Creating Virtual Environment</w:t>
      </w:r>
    </w:p>
    <w:p w14:paraId="73BF4466" w14:textId="77777777" w:rsidR="009B0C20" w:rsidRPr="009B0C20" w:rsidRDefault="009B0C20" w:rsidP="009B0C20">
      <w:pPr>
        <w:spacing w:before="226"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When working on a Python project, it’s important to keep your dependencies separate from your global Python environment to prevent conflicts between different projects, especially with Pytorch.</w:t>
      </w:r>
    </w:p>
    <w:p w14:paraId="0BAFF132" w14:textId="77777777" w:rsidR="009B0C20" w:rsidRPr="009B0C20" w:rsidRDefault="009B0C20" w:rsidP="009B0C20">
      <w:pPr>
        <w:spacing w:before="514"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lastRenderedPageBreak/>
        <w:t>Make sure you already have installed Python, VS code(or other IDE) and Git. Follow the next steps:</w:t>
      </w:r>
    </w:p>
    <w:p w14:paraId="77C4D377" w14:textId="77777777" w:rsidR="009B0C20" w:rsidRPr="009B0C20" w:rsidRDefault="009B0C20" w:rsidP="009B0C20">
      <w:pPr>
        <w:spacing w:before="514"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Create a new virtual environment by running the following command in the terminal after venv you can name as you wish your environment:</w:t>
      </w:r>
    </w:p>
    <w:p w14:paraId="54F1874C" w14:textId="77777777" w:rsidR="009B0C20" w:rsidRPr="009B0C20" w:rsidRDefault="009B0C20" w:rsidP="009B0C2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424"/>
          <w:kern w:val="0"/>
          <w:sz w:val="20"/>
          <w:szCs w:val="20"/>
          <w14:ligatures w14:val="none"/>
        </w:rPr>
      </w:pPr>
      <w:r w:rsidRPr="009B0C20">
        <w:rPr>
          <w:rFonts w:ascii="Menlo" w:eastAsia="Times New Roman" w:hAnsi="Menlo" w:cs="Menlo"/>
          <w:color w:val="242424"/>
          <w:spacing w:val="-5"/>
          <w:kern w:val="0"/>
          <w:sz w:val="21"/>
          <w:szCs w:val="21"/>
          <w14:ligatures w14:val="none"/>
        </w:rPr>
        <w:t xml:space="preserve">python -m venv </w:t>
      </w:r>
      <w:r w:rsidRPr="009B0C20">
        <w:rPr>
          <w:rFonts w:ascii="Menlo" w:eastAsia="Times New Roman" w:hAnsi="Menlo" w:cs="Menlo"/>
          <w:color w:val="5C2699"/>
          <w:spacing w:val="-5"/>
          <w:kern w:val="0"/>
          <w:sz w:val="21"/>
          <w:szCs w:val="21"/>
          <w14:ligatures w14:val="none"/>
        </w:rPr>
        <w:t>env</w:t>
      </w:r>
    </w:p>
    <w:p w14:paraId="50E04D3E" w14:textId="77777777" w:rsidR="009B0C20" w:rsidRPr="009B0C20" w:rsidRDefault="009B0C20" w:rsidP="009B0C20">
      <w:pPr>
        <w:spacing w:before="514"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Then activate the enviroment:</w:t>
      </w:r>
    </w:p>
    <w:p w14:paraId="48002D2C" w14:textId="77777777" w:rsidR="009B0C20" w:rsidRPr="009B0C20" w:rsidRDefault="009B0C20" w:rsidP="009B0C2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424"/>
          <w:kern w:val="0"/>
          <w:sz w:val="20"/>
          <w:szCs w:val="20"/>
          <w14:ligatures w14:val="none"/>
        </w:rPr>
      </w:pPr>
      <w:r w:rsidRPr="009B0C20">
        <w:rPr>
          <w:rFonts w:ascii="Menlo" w:eastAsia="Times New Roman" w:hAnsi="Menlo" w:cs="Menlo"/>
          <w:color w:val="5C2699"/>
          <w:spacing w:val="-5"/>
          <w:kern w:val="0"/>
          <w:sz w:val="21"/>
          <w:szCs w:val="21"/>
          <w14:ligatures w14:val="none"/>
        </w:rPr>
        <w:t>env</w:t>
      </w:r>
      <w:r w:rsidRPr="009B0C20">
        <w:rPr>
          <w:rFonts w:ascii="Menlo" w:eastAsia="Times New Roman" w:hAnsi="Menlo" w:cs="Menlo"/>
          <w:color w:val="242424"/>
          <w:spacing w:val="-5"/>
          <w:kern w:val="0"/>
          <w:sz w:val="21"/>
          <w:szCs w:val="21"/>
          <w14:ligatures w14:val="none"/>
        </w:rPr>
        <w:t>\Scripts\activate</w:t>
      </w:r>
    </w:p>
    <w:p w14:paraId="49D1CF2B" w14:textId="77777777" w:rsidR="009B0C20" w:rsidRPr="009B0C20" w:rsidRDefault="009B0C20" w:rsidP="009B0C20">
      <w:pPr>
        <w:spacing w:before="514"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The first step is getting our data set (Images folder). In this case I recommend having at least 200 images. While the more pictures you have, the better your model becomes but don’t use pictures nearly identicals. I’m using 4 different sign hand posture so taking 50 photos with any device can take a lot of time so let’s create an environment only for the script that will take photos with our web cam. In this environment we only need to install OpenCV. So run in your terminal:</w:t>
      </w:r>
    </w:p>
    <w:p w14:paraId="11058AD4" w14:textId="77777777" w:rsidR="009B0C20" w:rsidRPr="009B0C20" w:rsidRDefault="009B0C20" w:rsidP="009B0C2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424"/>
          <w:kern w:val="0"/>
          <w:sz w:val="20"/>
          <w:szCs w:val="20"/>
          <w14:ligatures w14:val="none"/>
        </w:rPr>
      </w:pPr>
      <w:r w:rsidRPr="009B0C20">
        <w:rPr>
          <w:rFonts w:ascii="Menlo" w:eastAsia="Times New Roman" w:hAnsi="Menlo" w:cs="Menlo"/>
          <w:color w:val="242424"/>
          <w:spacing w:val="-5"/>
          <w:kern w:val="0"/>
          <w:sz w:val="21"/>
          <w:szCs w:val="21"/>
          <w14:ligatures w14:val="none"/>
        </w:rPr>
        <w:t>pip install opencv-python</w:t>
      </w:r>
    </w:p>
    <w:p w14:paraId="1CAB9134" w14:textId="77777777" w:rsidR="009B0C20" w:rsidRPr="009B0C20" w:rsidRDefault="009B0C20" w:rsidP="009B0C20">
      <w:pPr>
        <w:spacing w:before="514"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 xml:space="preserve">Now you can run the following script, basically you can modify the labels, these labels will be used to create folders and will take the </w:t>
      </w:r>
      <w:r w:rsidRPr="009B0C20">
        <w:rPr>
          <w:rFonts w:ascii="Georgia" w:eastAsia="Times New Roman" w:hAnsi="Georgia" w:cs="Times New Roman"/>
          <w:color w:val="242424"/>
          <w:spacing w:val="-1"/>
          <w:kern w:val="0"/>
          <w:sz w:val="30"/>
          <w:szCs w:val="30"/>
          <w14:ligatures w14:val="none"/>
        </w:rPr>
        <w:lastRenderedPageBreak/>
        <w:t xml:space="preserve">number of images that you declared. After finishing with the first </w:t>
      </w:r>
      <w:proofErr w:type="gramStart"/>
      <w:r w:rsidRPr="009B0C20">
        <w:rPr>
          <w:rFonts w:ascii="Georgia" w:eastAsia="Times New Roman" w:hAnsi="Georgia" w:cs="Times New Roman"/>
          <w:color w:val="242424"/>
          <w:spacing w:val="-1"/>
          <w:kern w:val="0"/>
          <w:sz w:val="30"/>
          <w:szCs w:val="30"/>
          <w14:ligatures w14:val="none"/>
        </w:rPr>
        <w:t>label</w:t>
      </w:r>
      <w:proofErr w:type="gramEnd"/>
      <w:r w:rsidRPr="009B0C20">
        <w:rPr>
          <w:rFonts w:ascii="Georgia" w:eastAsia="Times New Roman" w:hAnsi="Georgia" w:cs="Times New Roman"/>
          <w:color w:val="242424"/>
          <w:spacing w:val="-1"/>
          <w:kern w:val="0"/>
          <w:sz w:val="30"/>
          <w:szCs w:val="30"/>
          <w14:ligatures w14:val="none"/>
        </w:rPr>
        <w:t xml:space="preserve"> it will continue with the next one until it finishes the labels list. And will display a window that shows what is capturing. </w:t>
      </w:r>
      <w:proofErr w:type="gramStart"/>
      <w:r w:rsidRPr="009B0C20">
        <w:rPr>
          <w:rFonts w:ascii="Georgia" w:eastAsia="Times New Roman" w:hAnsi="Georgia" w:cs="Times New Roman"/>
          <w:color w:val="242424"/>
          <w:spacing w:val="-1"/>
          <w:kern w:val="0"/>
          <w:sz w:val="30"/>
          <w:szCs w:val="30"/>
          <w14:ligatures w14:val="none"/>
        </w:rPr>
        <w:t>Also</w:t>
      </w:r>
      <w:proofErr w:type="gramEnd"/>
      <w:r w:rsidRPr="009B0C20">
        <w:rPr>
          <w:rFonts w:ascii="Georgia" w:eastAsia="Times New Roman" w:hAnsi="Georgia" w:cs="Times New Roman"/>
          <w:color w:val="242424"/>
          <w:spacing w:val="-1"/>
          <w:kern w:val="0"/>
          <w:sz w:val="30"/>
          <w:szCs w:val="30"/>
          <w14:ligatures w14:val="none"/>
        </w:rPr>
        <w:t xml:space="preserve"> you can modify the time between each shot and time between the labels capture. Start taking pictures:</w:t>
      </w:r>
    </w:p>
    <w:p w14:paraId="7CEE357A" w14:textId="77777777" w:rsidR="009B0C20" w:rsidRPr="009B0C20" w:rsidRDefault="009B0C20" w:rsidP="009B0C2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424"/>
          <w:kern w:val="0"/>
          <w:sz w:val="20"/>
          <w:szCs w:val="20"/>
          <w14:ligatures w14:val="none"/>
        </w:rPr>
      </w:pPr>
      <w:r w:rsidRPr="009B0C20">
        <w:rPr>
          <w:rFonts w:ascii="Menlo" w:eastAsia="Times New Roman" w:hAnsi="Menlo" w:cs="Menlo"/>
          <w:color w:val="AA0D91"/>
          <w:spacing w:val="-5"/>
          <w:kern w:val="0"/>
          <w:sz w:val="21"/>
          <w:szCs w:val="21"/>
          <w14:ligatures w14:val="none"/>
        </w:rPr>
        <w:t>import</w:t>
      </w:r>
      <w:r w:rsidRPr="009B0C20">
        <w:rPr>
          <w:rFonts w:ascii="Menlo" w:eastAsia="Times New Roman" w:hAnsi="Menlo" w:cs="Menlo"/>
          <w:color w:val="242424"/>
          <w:spacing w:val="-5"/>
          <w:kern w:val="0"/>
          <w:sz w:val="21"/>
          <w:szCs w:val="21"/>
          <w14:ligatures w14:val="none"/>
        </w:rPr>
        <w:t xml:space="preserve"> cv2 </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AA0D91"/>
          <w:spacing w:val="-5"/>
          <w:kern w:val="0"/>
          <w:sz w:val="21"/>
          <w:szCs w:val="21"/>
          <w14:ligatures w14:val="none"/>
        </w:rPr>
        <w:t>import</w:t>
      </w:r>
      <w:r w:rsidRPr="009B0C20">
        <w:rPr>
          <w:rFonts w:ascii="Menlo" w:eastAsia="Times New Roman" w:hAnsi="Menlo" w:cs="Menlo"/>
          <w:color w:val="242424"/>
          <w:spacing w:val="-5"/>
          <w:kern w:val="0"/>
          <w:sz w:val="21"/>
          <w:szCs w:val="21"/>
          <w14:ligatures w14:val="none"/>
        </w:rPr>
        <w:t xml:space="preserve"> uuid</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AA0D91"/>
          <w:spacing w:val="-5"/>
          <w:kern w:val="0"/>
          <w:sz w:val="21"/>
          <w:szCs w:val="21"/>
          <w14:ligatures w14:val="none"/>
        </w:rPr>
        <w:t>import</w:t>
      </w:r>
      <w:r w:rsidRPr="009B0C20">
        <w:rPr>
          <w:rFonts w:ascii="Menlo" w:eastAsia="Times New Roman" w:hAnsi="Menlo" w:cs="Menlo"/>
          <w:color w:val="242424"/>
          <w:spacing w:val="-5"/>
          <w:kern w:val="0"/>
          <w:sz w:val="21"/>
          <w:szCs w:val="21"/>
          <w14:ligatures w14:val="none"/>
        </w:rPr>
        <w:t xml:space="preserve"> os</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AA0D91"/>
          <w:spacing w:val="-5"/>
          <w:kern w:val="0"/>
          <w:sz w:val="21"/>
          <w:szCs w:val="21"/>
          <w14:ligatures w14:val="none"/>
        </w:rPr>
        <w:t>import</w:t>
      </w:r>
      <w:r w:rsidRPr="009B0C20">
        <w:rPr>
          <w:rFonts w:ascii="Menlo" w:eastAsia="Times New Roman" w:hAnsi="Menlo" w:cs="Menlo"/>
          <w:color w:val="242424"/>
          <w:spacing w:val="-5"/>
          <w:kern w:val="0"/>
          <w:sz w:val="21"/>
          <w:szCs w:val="21"/>
          <w14:ligatures w14:val="none"/>
        </w:rPr>
        <w:t xml:space="preserve"> time</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242424"/>
          <w:spacing w:val="-5"/>
          <w:kern w:val="0"/>
          <w:sz w:val="21"/>
          <w:szCs w:val="21"/>
          <w14:ligatures w14:val="none"/>
        </w:rPr>
        <w:br/>
        <w:t>labels = [</w:t>
      </w:r>
      <w:r w:rsidRPr="009B0C20">
        <w:rPr>
          <w:rFonts w:ascii="Menlo" w:eastAsia="Times New Roman" w:hAnsi="Menlo" w:cs="Menlo"/>
          <w:color w:val="C41A16"/>
          <w:spacing w:val="-5"/>
          <w:kern w:val="0"/>
          <w:sz w:val="21"/>
          <w:szCs w:val="21"/>
          <w14:ligatures w14:val="none"/>
        </w:rPr>
        <w:t>'thumbsup'</w:t>
      </w:r>
      <w:r w:rsidRPr="009B0C20">
        <w:rPr>
          <w:rFonts w:ascii="Menlo" w:eastAsia="Times New Roman" w:hAnsi="Menlo" w:cs="Menlo"/>
          <w:color w:val="242424"/>
          <w:spacing w:val="-5"/>
          <w:kern w:val="0"/>
          <w:sz w:val="21"/>
          <w:szCs w:val="21"/>
          <w14:ligatures w14:val="none"/>
        </w:rPr>
        <w:t xml:space="preserve">, </w:t>
      </w:r>
      <w:r w:rsidRPr="009B0C20">
        <w:rPr>
          <w:rFonts w:ascii="Menlo" w:eastAsia="Times New Roman" w:hAnsi="Menlo" w:cs="Menlo"/>
          <w:color w:val="C41A16"/>
          <w:spacing w:val="-5"/>
          <w:kern w:val="0"/>
          <w:sz w:val="21"/>
          <w:szCs w:val="21"/>
          <w14:ligatures w14:val="none"/>
        </w:rPr>
        <w:t>'hi'</w:t>
      </w:r>
      <w:r w:rsidRPr="009B0C20">
        <w:rPr>
          <w:rFonts w:ascii="Menlo" w:eastAsia="Times New Roman" w:hAnsi="Menlo" w:cs="Menlo"/>
          <w:color w:val="242424"/>
          <w:spacing w:val="-5"/>
          <w:kern w:val="0"/>
          <w:sz w:val="21"/>
          <w:szCs w:val="21"/>
          <w14:ligatures w14:val="none"/>
        </w:rPr>
        <w:t xml:space="preserve">, </w:t>
      </w:r>
      <w:r w:rsidRPr="009B0C20">
        <w:rPr>
          <w:rFonts w:ascii="Menlo" w:eastAsia="Times New Roman" w:hAnsi="Menlo" w:cs="Menlo"/>
          <w:color w:val="C41A16"/>
          <w:spacing w:val="-5"/>
          <w:kern w:val="0"/>
          <w:sz w:val="21"/>
          <w:szCs w:val="21"/>
          <w14:ligatures w14:val="none"/>
        </w:rPr>
        <w:t>'loveyou'</w:t>
      </w:r>
      <w:r w:rsidRPr="009B0C20">
        <w:rPr>
          <w:rFonts w:ascii="Menlo" w:eastAsia="Times New Roman" w:hAnsi="Menlo" w:cs="Menlo"/>
          <w:color w:val="242424"/>
          <w:spacing w:val="-5"/>
          <w:kern w:val="0"/>
          <w:sz w:val="21"/>
          <w:szCs w:val="21"/>
          <w14:ligatures w14:val="none"/>
        </w:rPr>
        <w:t xml:space="preserve">, </w:t>
      </w:r>
      <w:r w:rsidRPr="009B0C20">
        <w:rPr>
          <w:rFonts w:ascii="Menlo" w:eastAsia="Times New Roman" w:hAnsi="Menlo" w:cs="Menlo"/>
          <w:color w:val="C41A16"/>
          <w:spacing w:val="-5"/>
          <w:kern w:val="0"/>
          <w:sz w:val="21"/>
          <w:szCs w:val="21"/>
          <w14:ligatures w14:val="none"/>
        </w:rPr>
        <w:t>'livelong'</w:t>
      </w:r>
      <w:r w:rsidRPr="009B0C20">
        <w:rPr>
          <w:rFonts w:ascii="Menlo" w:eastAsia="Times New Roman" w:hAnsi="Menlo" w:cs="Menlo"/>
          <w:color w:val="242424"/>
          <w:spacing w:val="-5"/>
          <w:kern w:val="0"/>
          <w:sz w:val="21"/>
          <w:szCs w:val="21"/>
          <w14:ligatures w14:val="none"/>
        </w:rPr>
        <w:t xml:space="preserve">] </w:t>
      </w:r>
      <w:r w:rsidRPr="009B0C20">
        <w:rPr>
          <w:rFonts w:ascii="Menlo" w:eastAsia="Times New Roman" w:hAnsi="Menlo" w:cs="Menlo"/>
          <w:color w:val="007400"/>
          <w:spacing w:val="-5"/>
          <w:kern w:val="0"/>
          <w:sz w:val="21"/>
          <w:szCs w:val="21"/>
          <w14:ligatures w14:val="none"/>
        </w:rPr>
        <w:t>#modify the labels as you need</w:t>
      </w:r>
      <w:r w:rsidRPr="009B0C20">
        <w:rPr>
          <w:rFonts w:ascii="Menlo" w:eastAsia="Times New Roman" w:hAnsi="Menlo" w:cs="Menlo"/>
          <w:color w:val="242424"/>
          <w:spacing w:val="-5"/>
          <w:kern w:val="0"/>
          <w:sz w:val="21"/>
          <w:szCs w:val="21"/>
          <w14:ligatures w14:val="none"/>
        </w:rPr>
        <w:br/>
        <w:t xml:space="preserve">number_imgs = </w:t>
      </w:r>
      <w:r w:rsidRPr="009B0C20">
        <w:rPr>
          <w:rFonts w:ascii="Menlo" w:eastAsia="Times New Roman" w:hAnsi="Menlo" w:cs="Menlo"/>
          <w:color w:val="1C00CF"/>
          <w:spacing w:val="-5"/>
          <w:kern w:val="0"/>
          <w:sz w:val="21"/>
          <w:szCs w:val="21"/>
          <w14:ligatures w14:val="none"/>
        </w:rPr>
        <w:t>20</w:t>
      </w:r>
      <w:r w:rsidRPr="009B0C20">
        <w:rPr>
          <w:rFonts w:ascii="Menlo" w:eastAsia="Times New Roman" w:hAnsi="Menlo" w:cs="Menlo"/>
          <w:color w:val="007400"/>
          <w:spacing w:val="-5"/>
          <w:kern w:val="0"/>
          <w:sz w:val="21"/>
          <w:szCs w:val="21"/>
          <w14:ligatures w14:val="none"/>
        </w:rPr>
        <w:t>#number of images that will take</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242424"/>
          <w:spacing w:val="-5"/>
          <w:kern w:val="0"/>
          <w:sz w:val="21"/>
          <w:szCs w:val="21"/>
          <w14:ligatures w14:val="none"/>
        </w:rPr>
        <w:br/>
        <w:t>IMAGES_PATH = os.path.join(</w:t>
      </w:r>
      <w:r w:rsidRPr="009B0C20">
        <w:rPr>
          <w:rFonts w:ascii="Menlo" w:eastAsia="Times New Roman" w:hAnsi="Menlo" w:cs="Menlo"/>
          <w:color w:val="C41A16"/>
          <w:spacing w:val="-5"/>
          <w:kern w:val="0"/>
          <w:sz w:val="21"/>
          <w:szCs w:val="21"/>
          <w14:ligatures w14:val="none"/>
        </w:rPr>
        <w:t>'images'</w:t>
      </w:r>
      <w:r w:rsidRPr="009B0C20">
        <w:rPr>
          <w:rFonts w:ascii="Menlo" w:eastAsia="Times New Roman" w:hAnsi="Menlo" w:cs="Menlo"/>
          <w:color w:val="242424"/>
          <w:spacing w:val="-5"/>
          <w:kern w:val="0"/>
          <w:sz w:val="21"/>
          <w:szCs w:val="21"/>
          <w14:ligatures w14:val="none"/>
        </w:rPr>
        <w:t>)</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AA0D91"/>
          <w:spacing w:val="-5"/>
          <w:kern w:val="0"/>
          <w:sz w:val="21"/>
          <w:szCs w:val="21"/>
          <w14:ligatures w14:val="none"/>
        </w:rPr>
        <w:t>if</w:t>
      </w:r>
      <w:r w:rsidRPr="009B0C20">
        <w:rPr>
          <w:rFonts w:ascii="Menlo" w:eastAsia="Times New Roman" w:hAnsi="Menlo" w:cs="Menlo"/>
          <w:color w:val="242424"/>
          <w:spacing w:val="-5"/>
          <w:kern w:val="0"/>
          <w:sz w:val="21"/>
          <w:szCs w:val="21"/>
          <w14:ligatures w14:val="none"/>
        </w:rPr>
        <w:t xml:space="preserve"> </w:t>
      </w:r>
      <w:r w:rsidRPr="009B0C20">
        <w:rPr>
          <w:rFonts w:ascii="Menlo" w:eastAsia="Times New Roman" w:hAnsi="Menlo" w:cs="Menlo"/>
          <w:color w:val="AA0D91"/>
          <w:spacing w:val="-5"/>
          <w:kern w:val="0"/>
          <w:sz w:val="21"/>
          <w:szCs w:val="21"/>
          <w14:ligatures w14:val="none"/>
        </w:rPr>
        <w:t>not</w:t>
      </w:r>
      <w:r w:rsidRPr="009B0C20">
        <w:rPr>
          <w:rFonts w:ascii="Menlo" w:eastAsia="Times New Roman" w:hAnsi="Menlo" w:cs="Menlo"/>
          <w:color w:val="242424"/>
          <w:spacing w:val="-5"/>
          <w:kern w:val="0"/>
          <w:sz w:val="21"/>
          <w:szCs w:val="21"/>
          <w14:ligatures w14:val="none"/>
        </w:rPr>
        <w:t xml:space="preserve"> os.path.exists(IMAGES_PATH):</w:t>
      </w:r>
      <w:r w:rsidRPr="009B0C20">
        <w:rPr>
          <w:rFonts w:ascii="Menlo" w:eastAsia="Times New Roman" w:hAnsi="Menlo" w:cs="Menlo"/>
          <w:color w:val="242424"/>
          <w:spacing w:val="-5"/>
          <w:kern w:val="0"/>
          <w:sz w:val="21"/>
          <w:szCs w:val="21"/>
          <w14:ligatures w14:val="none"/>
        </w:rPr>
        <w:br/>
        <w:t xml:space="preserve">    os.makedirs(IMAGES_PATH)</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AA0D91"/>
          <w:spacing w:val="-5"/>
          <w:kern w:val="0"/>
          <w:sz w:val="21"/>
          <w:szCs w:val="21"/>
          <w14:ligatures w14:val="none"/>
        </w:rPr>
        <w:t>for</w:t>
      </w:r>
      <w:r w:rsidRPr="009B0C20">
        <w:rPr>
          <w:rFonts w:ascii="Menlo" w:eastAsia="Times New Roman" w:hAnsi="Menlo" w:cs="Menlo"/>
          <w:color w:val="242424"/>
          <w:spacing w:val="-5"/>
          <w:kern w:val="0"/>
          <w:sz w:val="21"/>
          <w:szCs w:val="21"/>
          <w14:ligatures w14:val="none"/>
        </w:rPr>
        <w:t xml:space="preserve"> label </w:t>
      </w:r>
      <w:r w:rsidRPr="009B0C20">
        <w:rPr>
          <w:rFonts w:ascii="Menlo" w:eastAsia="Times New Roman" w:hAnsi="Menlo" w:cs="Menlo"/>
          <w:color w:val="AA0D91"/>
          <w:spacing w:val="-5"/>
          <w:kern w:val="0"/>
          <w:sz w:val="21"/>
          <w:szCs w:val="21"/>
          <w14:ligatures w14:val="none"/>
        </w:rPr>
        <w:t>in</w:t>
      </w:r>
      <w:r w:rsidRPr="009B0C20">
        <w:rPr>
          <w:rFonts w:ascii="Menlo" w:eastAsia="Times New Roman" w:hAnsi="Menlo" w:cs="Menlo"/>
          <w:color w:val="242424"/>
          <w:spacing w:val="-5"/>
          <w:kern w:val="0"/>
          <w:sz w:val="21"/>
          <w:szCs w:val="21"/>
          <w14:ligatures w14:val="none"/>
        </w:rPr>
        <w:t xml:space="preserve"> labels:</w:t>
      </w:r>
      <w:r w:rsidRPr="009B0C20">
        <w:rPr>
          <w:rFonts w:ascii="Menlo" w:eastAsia="Times New Roman" w:hAnsi="Menlo" w:cs="Menlo"/>
          <w:color w:val="007400"/>
          <w:spacing w:val="-5"/>
          <w:kern w:val="0"/>
          <w:sz w:val="21"/>
          <w:szCs w:val="21"/>
          <w14:ligatures w14:val="none"/>
        </w:rPr>
        <w:t>#Loop that creates folders for the labels</w:t>
      </w:r>
      <w:r w:rsidRPr="009B0C20">
        <w:rPr>
          <w:rFonts w:ascii="Menlo" w:eastAsia="Times New Roman" w:hAnsi="Menlo" w:cs="Menlo"/>
          <w:color w:val="242424"/>
          <w:spacing w:val="-5"/>
          <w:kern w:val="0"/>
          <w:sz w:val="21"/>
          <w:szCs w:val="21"/>
          <w14:ligatures w14:val="none"/>
        </w:rPr>
        <w:br/>
        <w:t xml:space="preserve">    path = os.path.join(IMAGES_PATH, label)</w:t>
      </w:r>
      <w:r w:rsidRPr="009B0C20">
        <w:rPr>
          <w:rFonts w:ascii="Menlo" w:eastAsia="Times New Roman" w:hAnsi="Menlo" w:cs="Menlo"/>
          <w:color w:val="242424"/>
          <w:spacing w:val="-5"/>
          <w:kern w:val="0"/>
          <w:sz w:val="21"/>
          <w:szCs w:val="21"/>
          <w14:ligatures w14:val="none"/>
        </w:rPr>
        <w:br/>
        <w:t xml:space="preserve">    </w:t>
      </w:r>
      <w:r w:rsidRPr="009B0C20">
        <w:rPr>
          <w:rFonts w:ascii="Menlo" w:eastAsia="Times New Roman" w:hAnsi="Menlo" w:cs="Menlo"/>
          <w:color w:val="AA0D91"/>
          <w:spacing w:val="-5"/>
          <w:kern w:val="0"/>
          <w:sz w:val="21"/>
          <w:szCs w:val="21"/>
          <w14:ligatures w14:val="none"/>
        </w:rPr>
        <w:t>if</w:t>
      </w:r>
      <w:r w:rsidRPr="009B0C20">
        <w:rPr>
          <w:rFonts w:ascii="Menlo" w:eastAsia="Times New Roman" w:hAnsi="Menlo" w:cs="Menlo"/>
          <w:color w:val="242424"/>
          <w:spacing w:val="-5"/>
          <w:kern w:val="0"/>
          <w:sz w:val="21"/>
          <w:szCs w:val="21"/>
          <w14:ligatures w14:val="none"/>
        </w:rPr>
        <w:t xml:space="preserve"> </w:t>
      </w:r>
      <w:r w:rsidRPr="009B0C20">
        <w:rPr>
          <w:rFonts w:ascii="Menlo" w:eastAsia="Times New Roman" w:hAnsi="Menlo" w:cs="Menlo"/>
          <w:color w:val="AA0D91"/>
          <w:spacing w:val="-5"/>
          <w:kern w:val="0"/>
          <w:sz w:val="21"/>
          <w:szCs w:val="21"/>
          <w14:ligatures w14:val="none"/>
        </w:rPr>
        <w:t>not</w:t>
      </w:r>
      <w:r w:rsidRPr="009B0C20">
        <w:rPr>
          <w:rFonts w:ascii="Menlo" w:eastAsia="Times New Roman" w:hAnsi="Menlo" w:cs="Menlo"/>
          <w:color w:val="242424"/>
          <w:spacing w:val="-5"/>
          <w:kern w:val="0"/>
          <w:sz w:val="21"/>
          <w:szCs w:val="21"/>
          <w14:ligatures w14:val="none"/>
        </w:rPr>
        <w:t xml:space="preserve"> os.path.exists(path):</w:t>
      </w:r>
      <w:r w:rsidRPr="009B0C20">
        <w:rPr>
          <w:rFonts w:ascii="Menlo" w:eastAsia="Times New Roman" w:hAnsi="Menlo" w:cs="Menlo"/>
          <w:color w:val="242424"/>
          <w:spacing w:val="-5"/>
          <w:kern w:val="0"/>
          <w:sz w:val="21"/>
          <w:szCs w:val="21"/>
          <w14:ligatures w14:val="none"/>
        </w:rPr>
        <w:br/>
        <w:t xml:space="preserve">        os.makedirs(path)</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AA0D91"/>
          <w:spacing w:val="-5"/>
          <w:kern w:val="0"/>
          <w:sz w:val="21"/>
          <w:szCs w:val="21"/>
          <w14:ligatures w14:val="none"/>
        </w:rPr>
        <w:t>for</w:t>
      </w:r>
      <w:r w:rsidRPr="009B0C20">
        <w:rPr>
          <w:rFonts w:ascii="Menlo" w:eastAsia="Times New Roman" w:hAnsi="Menlo" w:cs="Menlo"/>
          <w:color w:val="242424"/>
          <w:spacing w:val="-5"/>
          <w:kern w:val="0"/>
          <w:sz w:val="21"/>
          <w:szCs w:val="21"/>
          <w14:ligatures w14:val="none"/>
        </w:rPr>
        <w:t xml:space="preserve"> label </w:t>
      </w:r>
      <w:r w:rsidRPr="009B0C20">
        <w:rPr>
          <w:rFonts w:ascii="Menlo" w:eastAsia="Times New Roman" w:hAnsi="Menlo" w:cs="Menlo"/>
          <w:color w:val="AA0D91"/>
          <w:spacing w:val="-5"/>
          <w:kern w:val="0"/>
          <w:sz w:val="21"/>
          <w:szCs w:val="21"/>
          <w14:ligatures w14:val="none"/>
        </w:rPr>
        <w:t>in</w:t>
      </w:r>
      <w:r w:rsidRPr="009B0C20">
        <w:rPr>
          <w:rFonts w:ascii="Menlo" w:eastAsia="Times New Roman" w:hAnsi="Menlo" w:cs="Menlo"/>
          <w:color w:val="242424"/>
          <w:spacing w:val="-5"/>
          <w:kern w:val="0"/>
          <w:sz w:val="21"/>
          <w:szCs w:val="21"/>
          <w14:ligatures w14:val="none"/>
        </w:rPr>
        <w:t xml:space="preserve"> labels:</w:t>
      </w:r>
      <w:r w:rsidRPr="009B0C20">
        <w:rPr>
          <w:rFonts w:ascii="Menlo" w:eastAsia="Times New Roman" w:hAnsi="Menlo" w:cs="Menlo"/>
          <w:color w:val="007400"/>
          <w:spacing w:val="-5"/>
          <w:kern w:val="0"/>
          <w:sz w:val="21"/>
          <w:szCs w:val="21"/>
          <w14:ligatures w14:val="none"/>
        </w:rPr>
        <w:t>#Loop that takes the pictures for each label</w:t>
      </w:r>
      <w:r w:rsidRPr="009B0C20">
        <w:rPr>
          <w:rFonts w:ascii="Menlo" w:eastAsia="Times New Roman" w:hAnsi="Menlo" w:cs="Menlo"/>
          <w:color w:val="242424"/>
          <w:spacing w:val="-5"/>
          <w:kern w:val="0"/>
          <w:sz w:val="21"/>
          <w:szCs w:val="21"/>
          <w14:ligatures w14:val="none"/>
        </w:rPr>
        <w:br/>
        <w:t xml:space="preserve">    cap = cv2.VideoCapture(</w:t>
      </w:r>
      <w:r w:rsidRPr="009B0C20">
        <w:rPr>
          <w:rFonts w:ascii="Menlo" w:eastAsia="Times New Roman" w:hAnsi="Menlo" w:cs="Menlo"/>
          <w:color w:val="1C00CF"/>
          <w:spacing w:val="-5"/>
          <w:kern w:val="0"/>
          <w:sz w:val="21"/>
          <w:szCs w:val="21"/>
          <w14:ligatures w14:val="none"/>
        </w:rPr>
        <w:t>0</w:t>
      </w:r>
      <w:r w:rsidRPr="009B0C20">
        <w:rPr>
          <w:rFonts w:ascii="Menlo" w:eastAsia="Times New Roman" w:hAnsi="Menlo" w:cs="Menlo"/>
          <w:color w:val="242424"/>
          <w:spacing w:val="-5"/>
          <w:kern w:val="0"/>
          <w:sz w:val="21"/>
          <w:szCs w:val="21"/>
          <w14:ligatures w14:val="none"/>
        </w:rPr>
        <w:t>)</w:t>
      </w:r>
      <w:r w:rsidRPr="009B0C20">
        <w:rPr>
          <w:rFonts w:ascii="Menlo" w:eastAsia="Times New Roman" w:hAnsi="Menlo" w:cs="Menlo"/>
          <w:color w:val="242424"/>
          <w:spacing w:val="-5"/>
          <w:kern w:val="0"/>
          <w:sz w:val="21"/>
          <w:szCs w:val="21"/>
          <w14:ligatures w14:val="none"/>
        </w:rPr>
        <w:br/>
        <w:t xml:space="preserve">    </w:t>
      </w:r>
      <w:r w:rsidRPr="009B0C20">
        <w:rPr>
          <w:rFonts w:ascii="Menlo" w:eastAsia="Times New Roman" w:hAnsi="Menlo" w:cs="Menlo"/>
          <w:color w:val="5C2699"/>
          <w:spacing w:val="-5"/>
          <w:kern w:val="0"/>
          <w:sz w:val="21"/>
          <w:szCs w:val="21"/>
          <w14:ligatures w14:val="none"/>
        </w:rPr>
        <w:t>print</w:t>
      </w:r>
      <w:r w:rsidRPr="009B0C20">
        <w:rPr>
          <w:rFonts w:ascii="Menlo" w:eastAsia="Times New Roman" w:hAnsi="Menlo" w:cs="Menlo"/>
          <w:color w:val="242424"/>
          <w:spacing w:val="-5"/>
          <w:kern w:val="0"/>
          <w:sz w:val="21"/>
          <w:szCs w:val="21"/>
          <w14:ligatures w14:val="none"/>
        </w:rPr>
        <w:t>(</w:t>
      </w:r>
      <w:r w:rsidRPr="009B0C20">
        <w:rPr>
          <w:rFonts w:ascii="Menlo" w:eastAsia="Times New Roman" w:hAnsi="Menlo" w:cs="Menlo"/>
          <w:color w:val="C41A16"/>
          <w:spacing w:val="-5"/>
          <w:kern w:val="0"/>
          <w:sz w:val="21"/>
          <w:szCs w:val="21"/>
          <w14:ligatures w14:val="none"/>
        </w:rPr>
        <w:t>'Collecting images for {}'</w:t>
      </w:r>
      <w:r w:rsidRPr="009B0C20">
        <w:rPr>
          <w:rFonts w:ascii="Menlo" w:eastAsia="Times New Roman" w:hAnsi="Menlo" w:cs="Menlo"/>
          <w:color w:val="242424"/>
          <w:spacing w:val="-5"/>
          <w:kern w:val="0"/>
          <w:sz w:val="21"/>
          <w:szCs w:val="21"/>
          <w14:ligatures w14:val="none"/>
        </w:rPr>
        <w:t>.</w:t>
      </w:r>
      <w:r w:rsidRPr="009B0C20">
        <w:rPr>
          <w:rFonts w:ascii="Menlo" w:eastAsia="Times New Roman" w:hAnsi="Menlo" w:cs="Menlo"/>
          <w:color w:val="5C2699"/>
          <w:spacing w:val="-5"/>
          <w:kern w:val="0"/>
          <w:sz w:val="21"/>
          <w:szCs w:val="21"/>
          <w14:ligatures w14:val="none"/>
        </w:rPr>
        <w:t>format</w:t>
      </w:r>
      <w:r w:rsidRPr="009B0C20">
        <w:rPr>
          <w:rFonts w:ascii="Menlo" w:eastAsia="Times New Roman" w:hAnsi="Menlo" w:cs="Menlo"/>
          <w:color w:val="242424"/>
          <w:spacing w:val="-5"/>
          <w:kern w:val="0"/>
          <w:sz w:val="21"/>
          <w:szCs w:val="21"/>
          <w14:ligatures w14:val="none"/>
        </w:rPr>
        <w:t>(label))</w:t>
      </w:r>
      <w:r w:rsidRPr="009B0C20">
        <w:rPr>
          <w:rFonts w:ascii="Menlo" w:eastAsia="Times New Roman" w:hAnsi="Menlo" w:cs="Menlo"/>
          <w:color w:val="242424"/>
          <w:spacing w:val="-5"/>
          <w:kern w:val="0"/>
          <w:sz w:val="21"/>
          <w:szCs w:val="21"/>
          <w14:ligatures w14:val="none"/>
        </w:rPr>
        <w:br/>
        <w:t xml:space="preserve">    time.sleep(</w:t>
      </w:r>
      <w:r w:rsidRPr="009B0C20">
        <w:rPr>
          <w:rFonts w:ascii="Menlo" w:eastAsia="Times New Roman" w:hAnsi="Menlo" w:cs="Menlo"/>
          <w:color w:val="1C00CF"/>
          <w:spacing w:val="-5"/>
          <w:kern w:val="0"/>
          <w:sz w:val="21"/>
          <w:szCs w:val="21"/>
          <w14:ligatures w14:val="none"/>
        </w:rPr>
        <w:t>10</w:t>
      </w:r>
      <w:r w:rsidRPr="009B0C20">
        <w:rPr>
          <w:rFonts w:ascii="Menlo" w:eastAsia="Times New Roman" w:hAnsi="Menlo" w:cs="Menlo"/>
          <w:color w:val="242424"/>
          <w:spacing w:val="-5"/>
          <w:kern w:val="0"/>
          <w:sz w:val="21"/>
          <w:szCs w:val="21"/>
          <w14:ligatures w14:val="none"/>
        </w:rPr>
        <w:t>)</w:t>
      </w:r>
      <w:r w:rsidRPr="009B0C20">
        <w:rPr>
          <w:rFonts w:ascii="Menlo" w:eastAsia="Times New Roman" w:hAnsi="Menlo" w:cs="Menlo"/>
          <w:color w:val="007400"/>
          <w:spacing w:val="-5"/>
          <w:kern w:val="0"/>
          <w:sz w:val="21"/>
          <w:szCs w:val="21"/>
          <w14:ligatures w14:val="none"/>
        </w:rPr>
        <w:t>#Time before start taking pictures</w:t>
      </w:r>
      <w:r w:rsidRPr="009B0C20">
        <w:rPr>
          <w:rFonts w:ascii="Menlo" w:eastAsia="Times New Roman" w:hAnsi="Menlo" w:cs="Menlo"/>
          <w:color w:val="242424"/>
          <w:spacing w:val="-5"/>
          <w:kern w:val="0"/>
          <w:sz w:val="21"/>
          <w:szCs w:val="21"/>
          <w14:ligatures w14:val="none"/>
        </w:rPr>
        <w:br/>
        <w:t xml:space="preserve">    </w:t>
      </w:r>
      <w:r w:rsidRPr="009B0C20">
        <w:rPr>
          <w:rFonts w:ascii="Menlo" w:eastAsia="Times New Roman" w:hAnsi="Menlo" w:cs="Menlo"/>
          <w:color w:val="AA0D91"/>
          <w:spacing w:val="-5"/>
          <w:kern w:val="0"/>
          <w:sz w:val="21"/>
          <w:szCs w:val="21"/>
          <w14:ligatures w14:val="none"/>
        </w:rPr>
        <w:t>for</w:t>
      </w:r>
      <w:r w:rsidRPr="009B0C20">
        <w:rPr>
          <w:rFonts w:ascii="Menlo" w:eastAsia="Times New Roman" w:hAnsi="Menlo" w:cs="Menlo"/>
          <w:color w:val="242424"/>
          <w:spacing w:val="-5"/>
          <w:kern w:val="0"/>
          <w:sz w:val="21"/>
          <w:szCs w:val="21"/>
          <w14:ligatures w14:val="none"/>
        </w:rPr>
        <w:t xml:space="preserve"> imgnum </w:t>
      </w:r>
      <w:r w:rsidRPr="009B0C20">
        <w:rPr>
          <w:rFonts w:ascii="Menlo" w:eastAsia="Times New Roman" w:hAnsi="Menlo" w:cs="Menlo"/>
          <w:color w:val="AA0D91"/>
          <w:spacing w:val="-5"/>
          <w:kern w:val="0"/>
          <w:sz w:val="21"/>
          <w:szCs w:val="21"/>
          <w14:ligatures w14:val="none"/>
        </w:rPr>
        <w:t>in</w:t>
      </w:r>
      <w:r w:rsidRPr="009B0C20">
        <w:rPr>
          <w:rFonts w:ascii="Menlo" w:eastAsia="Times New Roman" w:hAnsi="Menlo" w:cs="Menlo"/>
          <w:color w:val="242424"/>
          <w:spacing w:val="-5"/>
          <w:kern w:val="0"/>
          <w:sz w:val="21"/>
          <w:szCs w:val="21"/>
          <w14:ligatures w14:val="none"/>
        </w:rPr>
        <w:t xml:space="preserve"> </w:t>
      </w:r>
      <w:r w:rsidRPr="009B0C20">
        <w:rPr>
          <w:rFonts w:ascii="Menlo" w:eastAsia="Times New Roman" w:hAnsi="Menlo" w:cs="Menlo"/>
          <w:color w:val="5C2699"/>
          <w:spacing w:val="-5"/>
          <w:kern w:val="0"/>
          <w:sz w:val="21"/>
          <w:szCs w:val="21"/>
          <w14:ligatures w14:val="none"/>
        </w:rPr>
        <w:t>range</w:t>
      </w:r>
      <w:r w:rsidRPr="009B0C20">
        <w:rPr>
          <w:rFonts w:ascii="Menlo" w:eastAsia="Times New Roman" w:hAnsi="Menlo" w:cs="Menlo"/>
          <w:color w:val="242424"/>
          <w:spacing w:val="-5"/>
          <w:kern w:val="0"/>
          <w:sz w:val="21"/>
          <w:szCs w:val="21"/>
          <w14:ligatures w14:val="none"/>
        </w:rPr>
        <w:t>(number_imgs):</w:t>
      </w:r>
      <w:r w:rsidRPr="009B0C20">
        <w:rPr>
          <w:rFonts w:ascii="Menlo" w:eastAsia="Times New Roman" w:hAnsi="Menlo" w:cs="Menlo"/>
          <w:color w:val="242424"/>
          <w:spacing w:val="-5"/>
          <w:kern w:val="0"/>
          <w:sz w:val="21"/>
          <w:szCs w:val="21"/>
          <w14:ligatures w14:val="none"/>
        </w:rPr>
        <w:br/>
        <w:t xml:space="preserve">        </w:t>
      </w:r>
      <w:r w:rsidRPr="009B0C20">
        <w:rPr>
          <w:rFonts w:ascii="Menlo" w:eastAsia="Times New Roman" w:hAnsi="Menlo" w:cs="Menlo"/>
          <w:color w:val="5C2699"/>
          <w:spacing w:val="-5"/>
          <w:kern w:val="0"/>
          <w:sz w:val="21"/>
          <w:szCs w:val="21"/>
          <w14:ligatures w14:val="none"/>
        </w:rPr>
        <w:t>print</w:t>
      </w:r>
      <w:r w:rsidRPr="009B0C20">
        <w:rPr>
          <w:rFonts w:ascii="Menlo" w:eastAsia="Times New Roman" w:hAnsi="Menlo" w:cs="Menlo"/>
          <w:color w:val="242424"/>
          <w:spacing w:val="-5"/>
          <w:kern w:val="0"/>
          <w:sz w:val="21"/>
          <w:szCs w:val="21"/>
          <w14:ligatures w14:val="none"/>
        </w:rPr>
        <w:t>(</w:t>
      </w:r>
      <w:r w:rsidRPr="009B0C20">
        <w:rPr>
          <w:rFonts w:ascii="Menlo" w:eastAsia="Times New Roman" w:hAnsi="Menlo" w:cs="Menlo"/>
          <w:color w:val="C41A16"/>
          <w:spacing w:val="-5"/>
          <w:kern w:val="0"/>
          <w:sz w:val="21"/>
          <w:szCs w:val="21"/>
          <w14:ligatures w14:val="none"/>
        </w:rPr>
        <w:t>'Collecting image {}'</w:t>
      </w:r>
      <w:r w:rsidRPr="009B0C20">
        <w:rPr>
          <w:rFonts w:ascii="Menlo" w:eastAsia="Times New Roman" w:hAnsi="Menlo" w:cs="Menlo"/>
          <w:color w:val="242424"/>
          <w:spacing w:val="-5"/>
          <w:kern w:val="0"/>
          <w:sz w:val="21"/>
          <w:szCs w:val="21"/>
          <w14:ligatures w14:val="none"/>
        </w:rPr>
        <w:t>.</w:t>
      </w:r>
      <w:r w:rsidRPr="009B0C20">
        <w:rPr>
          <w:rFonts w:ascii="Menlo" w:eastAsia="Times New Roman" w:hAnsi="Menlo" w:cs="Menlo"/>
          <w:color w:val="5C2699"/>
          <w:spacing w:val="-5"/>
          <w:kern w:val="0"/>
          <w:sz w:val="21"/>
          <w:szCs w:val="21"/>
          <w14:ligatures w14:val="none"/>
        </w:rPr>
        <w:t>format</w:t>
      </w:r>
      <w:r w:rsidRPr="009B0C20">
        <w:rPr>
          <w:rFonts w:ascii="Menlo" w:eastAsia="Times New Roman" w:hAnsi="Menlo" w:cs="Menlo"/>
          <w:color w:val="242424"/>
          <w:spacing w:val="-5"/>
          <w:kern w:val="0"/>
          <w:sz w:val="21"/>
          <w:szCs w:val="21"/>
          <w14:ligatures w14:val="none"/>
        </w:rPr>
        <w:t>(imgnum))</w:t>
      </w:r>
      <w:r w:rsidRPr="009B0C20">
        <w:rPr>
          <w:rFonts w:ascii="Menlo" w:eastAsia="Times New Roman" w:hAnsi="Menlo" w:cs="Menlo"/>
          <w:color w:val="242424"/>
          <w:spacing w:val="-5"/>
          <w:kern w:val="0"/>
          <w:sz w:val="21"/>
          <w:szCs w:val="21"/>
          <w14:ligatures w14:val="none"/>
        </w:rPr>
        <w:br/>
        <w:t xml:space="preserve">        ret, frame = cap.read()</w:t>
      </w:r>
      <w:r w:rsidRPr="009B0C20">
        <w:rPr>
          <w:rFonts w:ascii="Menlo" w:eastAsia="Times New Roman" w:hAnsi="Menlo" w:cs="Menlo"/>
          <w:color w:val="242424"/>
          <w:spacing w:val="-5"/>
          <w:kern w:val="0"/>
          <w:sz w:val="21"/>
          <w:szCs w:val="21"/>
          <w14:ligatures w14:val="none"/>
        </w:rPr>
        <w:br/>
        <w:t xml:space="preserve">        imgname = os.path.join(IMAGES_PATH, label, label + </w:t>
      </w:r>
      <w:r w:rsidRPr="009B0C20">
        <w:rPr>
          <w:rFonts w:ascii="Menlo" w:eastAsia="Times New Roman" w:hAnsi="Menlo" w:cs="Menlo"/>
          <w:color w:val="C41A16"/>
          <w:spacing w:val="-5"/>
          <w:kern w:val="0"/>
          <w:sz w:val="21"/>
          <w:szCs w:val="21"/>
          <w14:ligatures w14:val="none"/>
        </w:rPr>
        <w:t>'.'</w:t>
      </w:r>
      <w:r w:rsidRPr="009B0C20">
        <w:rPr>
          <w:rFonts w:ascii="Menlo" w:eastAsia="Times New Roman" w:hAnsi="Menlo" w:cs="Menlo"/>
          <w:color w:val="242424"/>
          <w:spacing w:val="-5"/>
          <w:kern w:val="0"/>
          <w:sz w:val="21"/>
          <w:szCs w:val="21"/>
          <w14:ligatures w14:val="none"/>
        </w:rPr>
        <w:t xml:space="preserve"> + </w:t>
      </w:r>
      <w:r w:rsidRPr="009B0C20">
        <w:rPr>
          <w:rFonts w:ascii="Menlo" w:eastAsia="Times New Roman" w:hAnsi="Menlo" w:cs="Menlo"/>
          <w:color w:val="C41A16"/>
          <w:spacing w:val="-5"/>
          <w:kern w:val="0"/>
          <w:sz w:val="21"/>
          <w:szCs w:val="21"/>
          <w14:ligatures w14:val="none"/>
        </w:rPr>
        <w:t>'{}.jpg'</w:t>
      </w:r>
      <w:r w:rsidRPr="009B0C20">
        <w:rPr>
          <w:rFonts w:ascii="Menlo" w:eastAsia="Times New Roman" w:hAnsi="Menlo" w:cs="Menlo"/>
          <w:color w:val="242424"/>
          <w:spacing w:val="-5"/>
          <w:kern w:val="0"/>
          <w:sz w:val="21"/>
          <w:szCs w:val="21"/>
          <w14:ligatures w14:val="none"/>
        </w:rPr>
        <w:t>.</w:t>
      </w:r>
      <w:r w:rsidRPr="009B0C20">
        <w:rPr>
          <w:rFonts w:ascii="Menlo" w:eastAsia="Times New Roman" w:hAnsi="Menlo" w:cs="Menlo"/>
          <w:color w:val="5C2699"/>
          <w:spacing w:val="-5"/>
          <w:kern w:val="0"/>
          <w:sz w:val="21"/>
          <w:szCs w:val="21"/>
          <w14:ligatures w14:val="none"/>
        </w:rPr>
        <w:t>format</w:t>
      </w:r>
      <w:r w:rsidRPr="009B0C20">
        <w:rPr>
          <w:rFonts w:ascii="Menlo" w:eastAsia="Times New Roman" w:hAnsi="Menlo" w:cs="Menlo"/>
          <w:color w:val="242424"/>
          <w:spacing w:val="-5"/>
          <w:kern w:val="0"/>
          <w:sz w:val="21"/>
          <w:szCs w:val="21"/>
          <w14:ligatures w14:val="none"/>
        </w:rPr>
        <w:t>(</w:t>
      </w:r>
      <w:r w:rsidRPr="009B0C20">
        <w:rPr>
          <w:rFonts w:ascii="Menlo" w:eastAsia="Times New Roman" w:hAnsi="Menlo" w:cs="Menlo"/>
          <w:color w:val="5C2699"/>
          <w:spacing w:val="-5"/>
          <w:kern w:val="0"/>
          <w:sz w:val="21"/>
          <w:szCs w:val="21"/>
          <w14:ligatures w14:val="none"/>
        </w:rPr>
        <w:t>str</w:t>
      </w:r>
      <w:r w:rsidRPr="009B0C20">
        <w:rPr>
          <w:rFonts w:ascii="Menlo" w:eastAsia="Times New Roman" w:hAnsi="Menlo" w:cs="Menlo"/>
          <w:color w:val="242424"/>
          <w:spacing w:val="-5"/>
          <w:kern w:val="0"/>
          <w:sz w:val="21"/>
          <w:szCs w:val="21"/>
          <w14:ligatures w14:val="none"/>
        </w:rPr>
        <w:t>(uuid.uuid1())))</w:t>
      </w:r>
      <w:r w:rsidRPr="009B0C20">
        <w:rPr>
          <w:rFonts w:ascii="Menlo" w:eastAsia="Times New Roman" w:hAnsi="Menlo" w:cs="Menlo"/>
          <w:color w:val="242424"/>
          <w:spacing w:val="-5"/>
          <w:kern w:val="0"/>
          <w:sz w:val="21"/>
          <w:szCs w:val="21"/>
          <w14:ligatures w14:val="none"/>
        </w:rPr>
        <w:br/>
        <w:t xml:space="preserve">        cv2.imwrite(imgname, frame)</w:t>
      </w:r>
      <w:r w:rsidRPr="009B0C20">
        <w:rPr>
          <w:rFonts w:ascii="Menlo" w:eastAsia="Times New Roman" w:hAnsi="Menlo" w:cs="Menlo"/>
          <w:color w:val="242424"/>
          <w:spacing w:val="-5"/>
          <w:kern w:val="0"/>
          <w:sz w:val="21"/>
          <w:szCs w:val="21"/>
          <w14:ligatures w14:val="none"/>
        </w:rPr>
        <w:br/>
        <w:t xml:space="preserve">        cv2.imshow(</w:t>
      </w:r>
      <w:r w:rsidRPr="009B0C20">
        <w:rPr>
          <w:rFonts w:ascii="Menlo" w:eastAsia="Times New Roman" w:hAnsi="Menlo" w:cs="Menlo"/>
          <w:color w:val="C41A16"/>
          <w:spacing w:val="-5"/>
          <w:kern w:val="0"/>
          <w:sz w:val="21"/>
          <w:szCs w:val="21"/>
          <w14:ligatures w14:val="none"/>
        </w:rPr>
        <w:t>'frame'</w:t>
      </w:r>
      <w:r w:rsidRPr="009B0C20">
        <w:rPr>
          <w:rFonts w:ascii="Menlo" w:eastAsia="Times New Roman" w:hAnsi="Menlo" w:cs="Menlo"/>
          <w:color w:val="242424"/>
          <w:spacing w:val="-5"/>
          <w:kern w:val="0"/>
          <w:sz w:val="21"/>
          <w:szCs w:val="21"/>
          <w14:ligatures w14:val="none"/>
        </w:rPr>
        <w:t>, frame)</w:t>
      </w:r>
      <w:r w:rsidRPr="009B0C20">
        <w:rPr>
          <w:rFonts w:ascii="Menlo" w:eastAsia="Times New Roman" w:hAnsi="Menlo" w:cs="Menlo"/>
          <w:color w:val="242424"/>
          <w:spacing w:val="-5"/>
          <w:kern w:val="0"/>
          <w:sz w:val="21"/>
          <w:szCs w:val="21"/>
          <w14:ligatures w14:val="none"/>
        </w:rPr>
        <w:br/>
        <w:t xml:space="preserve">        time.sleep(</w:t>
      </w:r>
      <w:r w:rsidRPr="009B0C20">
        <w:rPr>
          <w:rFonts w:ascii="Menlo" w:eastAsia="Times New Roman" w:hAnsi="Menlo" w:cs="Menlo"/>
          <w:color w:val="1C00CF"/>
          <w:spacing w:val="-5"/>
          <w:kern w:val="0"/>
          <w:sz w:val="21"/>
          <w:szCs w:val="21"/>
          <w14:ligatures w14:val="none"/>
        </w:rPr>
        <w:t>2</w:t>
      </w:r>
      <w:r w:rsidRPr="009B0C20">
        <w:rPr>
          <w:rFonts w:ascii="Menlo" w:eastAsia="Times New Roman" w:hAnsi="Menlo" w:cs="Menlo"/>
          <w:color w:val="242424"/>
          <w:spacing w:val="-5"/>
          <w:kern w:val="0"/>
          <w:sz w:val="21"/>
          <w:szCs w:val="21"/>
          <w14:ligatures w14:val="none"/>
        </w:rPr>
        <w:t>)</w:t>
      </w:r>
      <w:r w:rsidRPr="009B0C20">
        <w:rPr>
          <w:rFonts w:ascii="Menlo" w:eastAsia="Times New Roman" w:hAnsi="Menlo" w:cs="Menlo"/>
          <w:color w:val="007400"/>
          <w:spacing w:val="-5"/>
          <w:kern w:val="0"/>
          <w:sz w:val="21"/>
          <w:szCs w:val="21"/>
          <w14:ligatures w14:val="none"/>
        </w:rPr>
        <w:t>#Time between each camera shot</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242424"/>
          <w:spacing w:val="-5"/>
          <w:kern w:val="0"/>
          <w:sz w:val="21"/>
          <w:szCs w:val="21"/>
          <w14:ligatures w14:val="none"/>
        </w:rPr>
        <w:br/>
        <w:t xml:space="preserve">        </w:t>
      </w:r>
      <w:r w:rsidRPr="009B0C20">
        <w:rPr>
          <w:rFonts w:ascii="Menlo" w:eastAsia="Times New Roman" w:hAnsi="Menlo" w:cs="Menlo"/>
          <w:color w:val="AA0D91"/>
          <w:spacing w:val="-5"/>
          <w:kern w:val="0"/>
          <w:sz w:val="21"/>
          <w:szCs w:val="21"/>
          <w14:ligatures w14:val="none"/>
        </w:rPr>
        <w:t>if</w:t>
      </w:r>
      <w:r w:rsidRPr="009B0C20">
        <w:rPr>
          <w:rFonts w:ascii="Menlo" w:eastAsia="Times New Roman" w:hAnsi="Menlo" w:cs="Menlo"/>
          <w:color w:val="242424"/>
          <w:spacing w:val="-5"/>
          <w:kern w:val="0"/>
          <w:sz w:val="21"/>
          <w:szCs w:val="21"/>
          <w14:ligatures w14:val="none"/>
        </w:rPr>
        <w:t xml:space="preserve"> cv2.waitKey(</w:t>
      </w:r>
      <w:r w:rsidRPr="009B0C20">
        <w:rPr>
          <w:rFonts w:ascii="Menlo" w:eastAsia="Times New Roman" w:hAnsi="Menlo" w:cs="Menlo"/>
          <w:color w:val="1C00CF"/>
          <w:spacing w:val="-5"/>
          <w:kern w:val="0"/>
          <w:sz w:val="21"/>
          <w:szCs w:val="21"/>
          <w14:ligatures w14:val="none"/>
        </w:rPr>
        <w:t>1</w:t>
      </w:r>
      <w:r w:rsidRPr="009B0C20">
        <w:rPr>
          <w:rFonts w:ascii="Menlo" w:eastAsia="Times New Roman" w:hAnsi="Menlo" w:cs="Menlo"/>
          <w:color w:val="242424"/>
          <w:spacing w:val="-5"/>
          <w:kern w:val="0"/>
          <w:sz w:val="21"/>
          <w:szCs w:val="21"/>
          <w14:ligatures w14:val="none"/>
        </w:rPr>
        <w:t xml:space="preserve">) &amp; </w:t>
      </w:r>
      <w:r w:rsidRPr="009B0C20">
        <w:rPr>
          <w:rFonts w:ascii="Menlo" w:eastAsia="Times New Roman" w:hAnsi="Menlo" w:cs="Menlo"/>
          <w:color w:val="1C00CF"/>
          <w:spacing w:val="-5"/>
          <w:kern w:val="0"/>
          <w:sz w:val="21"/>
          <w:szCs w:val="21"/>
          <w14:ligatures w14:val="none"/>
        </w:rPr>
        <w:t>0xFF</w:t>
      </w:r>
      <w:r w:rsidRPr="009B0C20">
        <w:rPr>
          <w:rFonts w:ascii="Menlo" w:eastAsia="Times New Roman" w:hAnsi="Menlo" w:cs="Menlo"/>
          <w:color w:val="242424"/>
          <w:spacing w:val="-5"/>
          <w:kern w:val="0"/>
          <w:sz w:val="21"/>
          <w:szCs w:val="21"/>
          <w14:ligatures w14:val="none"/>
        </w:rPr>
        <w:t xml:space="preserve"> == </w:t>
      </w:r>
      <w:r w:rsidRPr="009B0C20">
        <w:rPr>
          <w:rFonts w:ascii="Menlo" w:eastAsia="Times New Roman" w:hAnsi="Menlo" w:cs="Menlo"/>
          <w:color w:val="5C2699"/>
          <w:spacing w:val="-5"/>
          <w:kern w:val="0"/>
          <w:sz w:val="21"/>
          <w:szCs w:val="21"/>
          <w14:ligatures w14:val="none"/>
        </w:rPr>
        <w:t>ord</w:t>
      </w:r>
      <w:r w:rsidRPr="009B0C20">
        <w:rPr>
          <w:rFonts w:ascii="Menlo" w:eastAsia="Times New Roman" w:hAnsi="Menlo" w:cs="Menlo"/>
          <w:color w:val="242424"/>
          <w:spacing w:val="-5"/>
          <w:kern w:val="0"/>
          <w:sz w:val="21"/>
          <w:szCs w:val="21"/>
          <w14:ligatures w14:val="none"/>
        </w:rPr>
        <w:t>(</w:t>
      </w:r>
      <w:r w:rsidRPr="009B0C20">
        <w:rPr>
          <w:rFonts w:ascii="Menlo" w:eastAsia="Times New Roman" w:hAnsi="Menlo" w:cs="Menlo"/>
          <w:color w:val="C41A16"/>
          <w:spacing w:val="-5"/>
          <w:kern w:val="0"/>
          <w:sz w:val="21"/>
          <w:szCs w:val="21"/>
          <w14:ligatures w14:val="none"/>
        </w:rPr>
        <w:t>'q'</w:t>
      </w:r>
      <w:r w:rsidRPr="009B0C20">
        <w:rPr>
          <w:rFonts w:ascii="Menlo" w:eastAsia="Times New Roman" w:hAnsi="Menlo" w:cs="Menlo"/>
          <w:color w:val="242424"/>
          <w:spacing w:val="-5"/>
          <w:kern w:val="0"/>
          <w:sz w:val="21"/>
          <w:szCs w:val="21"/>
          <w14:ligatures w14:val="none"/>
        </w:rPr>
        <w:t>):</w:t>
      </w:r>
      <w:r w:rsidRPr="009B0C20">
        <w:rPr>
          <w:rFonts w:ascii="Menlo" w:eastAsia="Times New Roman" w:hAnsi="Menlo" w:cs="Menlo"/>
          <w:color w:val="242424"/>
          <w:spacing w:val="-5"/>
          <w:kern w:val="0"/>
          <w:sz w:val="21"/>
          <w:szCs w:val="21"/>
          <w14:ligatures w14:val="none"/>
        </w:rPr>
        <w:br/>
        <w:t xml:space="preserve">            </w:t>
      </w:r>
      <w:r w:rsidRPr="009B0C20">
        <w:rPr>
          <w:rFonts w:ascii="Menlo" w:eastAsia="Times New Roman" w:hAnsi="Menlo" w:cs="Menlo"/>
          <w:color w:val="AA0D91"/>
          <w:spacing w:val="-5"/>
          <w:kern w:val="0"/>
          <w:sz w:val="21"/>
          <w:szCs w:val="21"/>
          <w14:ligatures w14:val="none"/>
        </w:rPr>
        <w:t>break</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242424"/>
          <w:spacing w:val="-5"/>
          <w:kern w:val="0"/>
          <w:sz w:val="21"/>
          <w:szCs w:val="21"/>
          <w14:ligatures w14:val="none"/>
        </w:rPr>
        <w:lastRenderedPageBreak/>
        <w:t>cap.release()</w:t>
      </w:r>
      <w:r w:rsidRPr="009B0C20">
        <w:rPr>
          <w:rFonts w:ascii="Menlo" w:eastAsia="Times New Roman" w:hAnsi="Menlo" w:cs="Menlo"/>
          <w:color w:val="242424"/>
          <w:spacing w:val="-5"/>
          <w:kern w:val="0"/>
          <w:sz w:val="21"/>
          <w:szCs w:val="21"/>
          <w14:ligatures w14:val="none"/>
        </w:rPr>
        <w:br/>
        <w:t>cv2.destroyAllWindows()</w:t>
      </w:r>
    </w:p>
    <w:p w14:paraId="5986955C" w14:textId="77777777" w:rsidR="009B0C20" w:rsidRPr="009B0C20" w:rsidRDefault="009B0C20" w:rsidP="009B0C20">
      <w:pPr>
        <w:spacing w:before="514"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 xml:space="preserve">At this point we will have the </w:t>
      </w:r>
      <w:proofErr w:type="gramStart"/>
      <w:r w:rsidRPr="009B0C20">
        <w:rPr>
          <w:rFonts w:ascii="Georgia" w:eastAsia="Times New Roman" w:hAnsi="Georgia" w:cs="Times New Roman"/>
          <w:color w:val="242424"/>
          <w:spacing w:val="-1"/>
          <w:kern w:val="0"/>
          <w:sz w:val="30"/>
          <w:szCs w:val="30"/>
          <w14:ligatures w14:val="none"/>
        </w:rPr>
        <w:t>amount</w:t>
      </w:r>
      <w:proofErr w:type="gramEnd"/>
      <w:r w:rsidRPr="009B0C20">
        <w:rPr>
          <w:rFonts w:ascii="Georgia" w:eastAsia="Times New Roman" w:hAnsi="Georgia" w:cs="Times New Roman"/>
          <w:color w:val="242424"/>
          <w:spacing w:val="-1"/>
          <w:kern w:val="0"/>
          <w:sz w:val="30"/>
          <w:szCs w:val="30"/>
          <w14:ligatures w14:val="none"/>
        </w:rPr>
        <w:t xml:space="preserve"> of images that we need but the name of each picture is random so we have to rename it to make it easier to identify each image. The next code will rename each image in just one folder so run the code for each folder in your project.</w:t>
      </w:r>
    </w:p>
    <w:p w14:paraId="1B1CD6FF" w14:textId="77777777" w:rsidR="009B0C20" w:rsidRPr="009B0C20" w:rsidRDefault="009B0C20" w:rsidP="009B0C2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424"/>
          <w:kern w:val="0"/>
          <w:sz w:val="20"/>
          <w:szCs w:val="20"/>
          <w14:ligatures w14:val="none"/>
        </w:rPr>
      </w:pPr>
      <w:r w:rsidRPr="009B0C20">
        <w:rPr>
          <w:rFonts w:ascii="Menlo" w:eastAsia="Times New Roman" w:hAnsi="Menlo" w:cs="Menlo"/>
          <w:color w:val="AA0D91"/>
          <w:spacing w:val="-5"/>
          <w:kern w:val="0"/>
          <w:sz w:val="21"/>
          <w:szCs w:val="21"/>
          <w14:ligatures w14:val="none"/>
        </w:rPr>
        <w:t>import</w:t>
      </w:r>
      <w:r w:rsidRPr="009B0C20">
        <w:rPr>
          <w:rFonts w:ascii="Menlo" w:eastAsia="Times New Roman" w:hAnsi="Menlo" w:cs="Menlo"/>
          <w:color w:val="242424"/>
          <w:spacing w:val="-5"/>
          <w:kern w:val="0"/>
          <w:sz w:val="21"/>
          <w:szCs w:val="21"/>
          <w14:ligatures w14:val="none"/>
        </w:rPr>
        <w:t xml:space="preserve"> os</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AA0D91"/>
          <w:spacing w:val="-5"/>
          <w:kern w:val="0"/>
          <w:sz w:val="21"/>
          <w:szCs w:val="21"/>
          <w14:ligatures w14:val="none"/>
        </w:rPr>
        <w:t>import</w:t>
      </w:r>
      <w:r w:rsidRPr="009B0C20">
        <w:rPr>
          <w:rFonts w:ascii="Menlo" w:eastAsia="Times New Roman" w:hAnsi="Menlo" w:cs="Menlo"/>
          <w:color w:val="242424"/>
          <w:spacing w:val="-5"/>
          <w:kern w:val="0"/>
          <w:sz w:val="21"/>
          <w:szCs w:val="21"/>
          <w14:ligatures w14:val="none"/>
        </w:rPr>
        <w:t xml:space="preserve"> glob</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AA0D91"/>
          <w:spacing w:val="-5"/>
          <w:kern w:val="0"/>
          <w:sz w:val="21"/>
          <w:szCs w:val="21"/>
          <w14:ligatures w14:val="none"/>
        </w:rPr>
        <w:t>def</w:t>
      </w:r>
      <w:r w:rsidRPr="009B0C20">
        <w:rPr>
          <w:rFonts w:ascii="Menlo" w:eastAsia="Times New Roman" w:hAnsi="Menlo" w:cs="Menlo"/>
          <w:color w:val="242424"/>
          <w:spacing w:val="-5"/>
          <w:kern w:val="0"/>
          <w:sz w:val="21"/>
          <w:szCs w:val="21"/>
          <w14:ligatures w14:val="none"/>
        </w:rPr>
        <w:t xml:space="preserve"> rename_images(</w:t>
      </w:r>
      <w:r w:rsidRPr="009B0C20">
        <w:rPr>
          <w:rFonts w:ascii="Menlo" w:eastAsia="Times New Roman" w:hAnsi="Menlo" w:cs="Menlo"/>
          <w:color w:val="5C2699"/>
          <w:spacing w:val="-5"/>
          <w:kern w:val="0"/>
          <w:sz w:val="21"/>
          <w:szCs w:val="21"/>
          <w14:ligatures w14:val="none"/>
        </w:rPr>
        <w:t>folder_path</w:t>
      </w:r>
      <w:r w:rsidRPr="009B0C20">
        <w:rPr>
          <w:rFonts w:ascii="Menlo" w:eastAsia="Times New Roman" w:hAnsi="Menlo" w:cs="Menlo"/>
          <w:color w:val="242424"/>
          <w:spacing w:val="-5"/>
          <w:kern w:val="0"/>
          <w:sz w:val="21"/>
          <w:szCs w:val="21"/>
          <w14:ligatures w14:val="none"/>
        </w:rPr>
        <w:t>):</w:t>
      </w:r>
      <w:r w:rsidRPr="009B0C20">
        <w:rPr>
          <w:rFonts w:ascii="Menlo" w:eastAsia="Times New Roman" w:hAnsi="Menlo" w:cs="Menlo"/>
          <w:color w:val="242424"/>
          <w:spacing w:val="-5"/>
          <w:kern w:val="0"/>
          <w:sz w:val="21"/>
          <w:szCs w:val="21"/>
          <w14:ligatures w14:val="none"/>
        </w:rPr>
        <w:br/>
        <w:t xml:space="preserve">    </w:t>
      </w:r>
      <w:r w:rsidRPr="009B0C20">
        <w:rPr>
          <w:rFonts w:ascii="Menlo" w:eastAsia="Times New Roman" w:hAnsi="Menlo" w:cs="Menlo"/>
          <w:color w:val="007400"/>
          <w:spacing w:val="-5"/>
          <w:kern w:val="0"/>
          <w:sz w:val="21"/>
          <w:szCs w:val="21"/>
          <w14:ligatures w14:val="none"/>
        </w:rPr>
        <w:t># Change the current working directory to the folder with images</w:t>
      </w:r>
      <w:r w:rsidRPr="009B0C20">
        <w:rPr>
          <w:rFonts w:ascii="Menlo" w:eastAsia="Times New Roman" w:hAnsi="Menlo" w:cs="Menlo"/>
          <w:color w:val="242424"/>
          <w:spacing w:val="-5"/>
          <w:kern w:val="0"/>
          <w:sz w:val="21"/>
          <w:szCs w:val="21"/>
          <w14:ligatures w14:val="none"/>
        </w:rPr>
        <w:br/>
        <w:t xml:space="preserve">    os.chdir(folder_path)</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242424"/>
          <w:spacing w:val="-5"/>
          <w:kern w:val="0"/>
          <w:sz w:val="21"/>
          <w:szCs w:val="21"/>
          <w14:ligatures w14:val="none"/>
        </w:rPr>
        <w:br/>
        <w:t xml:space="preserve">    </w:t>
      </w:r>
      <w:r w:rsidRPr="009B0C20">
        <w:rPr>
          <w:rFonts w:ascii="Menlo" w:eastAsia="Times New Roman" w:hAnsi="Menlo" w:cs="Menlo"/>
          <w:color w:val="007400"/>
          <w:spacing w:val="-5"/>
          <w:kern w:val="0"/>
          <w:sz w:val="21"/>
          <w:szCs w:val="21"/>
          <w14:ligatures w14:val="none"/>
        </w:rPr>
        <w:t># Get a list of all image files in the folder</w:t>
      </w:r>
      <w:r w:rsidRPr="009B0C20">
        <w:rPr>
          <w:rFonts w:ascii="Menlo" w:eastAsia="Times New Roman" w:hAnsi="Menlo" w:cs="Menlo"/>
          <w:color w:val="242424"/>
          <w:spacing w:val="-5"/>
          <w:kern w:val="0"/>
          <w:sz w:val="21"/>
          <w:szCs w:val="21"/>
          <w14:ligatures w14:val="none"/>
        </w:rPr>
        <w:br/>
        <w:t xml:space="preserve">    image_files = glob.glob(</w:t>
      </w:r>
      <w:r w:rsidRPr="009B0C20">
        <w:rPr>
          <w:rFonts w:ascii="Menlo" w:eastAsia="Times New Roman" w:hAnsi="Menlo" w:cs="Menlo"/>
          <w:color w:val="C41A16"/>
          <w:spacing w:val="-5"/>
          <w:kern w:val="0"/>
          <w:sz w:val="21"/>
          <w:szCs w:val="21"/>
          <w14:ligatures w14:val="none"/>
        </w:rPr>
        <w:t>"*.jpg"</w:t>
      </w:r>
      <w:r w:rsidRPr="009B0C20">
        <w:rPr>
          <w:rFonts w:ascii="Menlo" w:eastAsia="Times New Roman" w:hAnsi="Menlo" w:cs="Menlo"/>
          <w:color w:val="242424"/>
          <w:spacing w:val="-5"/>
          <w:kern w:val="0"/>
          <w:sz w:val="21"/>
          <w:szCs w:val="21"/>
          <w14:ligatures w14:val="none"/>
        </w:rPr>
        <w:t>) + glob.glob(</w:t>
      </w:r>
      <w:r w:rsidRPr="009B0C20">
        <w:rPr>
          <w:rFonts w:ascii="Menlo" w:eastAsia="Times New Roman" w:hAnsi="Menlo" w:cs="Menlo"/>
          <w:color w:val="C41A16"/>
          <w:spacing w:val="-5"/>
          <w:kern w:val="0"/>
          <w:sz w:val="21"/>
          <w:szCs w:val="21"/>
          <w14:ligatures w14:val="none"/>
        </w:rPr>
        <w:t>"*.jpeg"</w:t>
      </w:r>
      <w:r w:rsidRPr="009B0C20">
        <w:rPr>
          <w:rFonts w:ascii="Menlo" w:eastAsia="Times New Roman" w:hAnsi="Menlo" w:cs="Menlo"/>
          <w:color w:val="242424"/>
          <w:spacing w:val="-5"/>
          <w:kern w:val="0"/>
          <w:sz w:val="21"/>
          <w:szCs w:val="21"/>
          <w14:ligatures w14:val="none"/>
        </w:rPr>
        <w:t>) + glob.glob(</w:t>
      </w:r>
      <w:r w:rsidRPr="009B0C20">
        <w:rPr>
          <w:rFonts w:ascii="Menlo" w:eastAsia="Times New Roman" w:hAnsi="Menlo" w:cs="Menlo"/>
          <w:color w:val="C41A16"/>
          <w:spacing w:val="-5"/>
          <w:kern w:val="0"/>
          <w:sz w:val="21"/>
          <w:szCs w:val="21"/>
          <w14:ligatures w14:val="none"/>
        </w:rPr>
        <w:t>"*.png"</w:t>
      </w:r>
      <w:r w:rsidRPr="009B0C20">
        <w:rPr>
          <w:rFonts w:ascii="Menlo" w:eastAsia="Times New Roman" w:hAnsi="Menlo" w:cs="Menlo"/>
          <w:color w:val="242424"/>
          <w:spacing w:val="-5"/>
          <w:kern w:val="0"/>
          <w:sz w:val="21"/>
          <w:szCs w:val="21"/>
          <w14:ligatures w14:val="none"/>
        </w:rPr>
        <w:t>) + glob.glob(</w:t>
      </w:r>
      <w:r w:rsidRPr="009B0C20">
        <w:rPr>
          <w:rFonts w:ascii="Menlo" w:eastAsia="Times New Roman" w:hAnsi="Menlo" w:cs="Menlo"/>
          <w:color w:val="C41A16"/>
          <w:spacing w:val="-5"/>
          <w:kern w:val="0"/>
          <w:sz w:val="21"/>
          <w:szCs w:val="21"/>
          <w14:ligatures w14:val="none"/>
        </w:rPr>
        <w:t>"*.gif"</w:t>
      </w:r>
      <w:r w:rsidRPr="009B0C20">
        <w:rPr>
          <w:rFonts w:ascii="Menlo" w:eastAsia="Times New Roman" w:hAnsi="Menlo" w:cs="Menlo"/>
          <w:color w:val="242424"/>
          <w:spacing w:val="-5"/>
          <w:kern w:val="0"/>
          <w:sz w:val="21"/>
          <w:szCs w:val="21"/>
          <w14:ligatures w14:val="none"/>
        </w:rPr>
        <w:t>)</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242424"/>
          <w:spacing w:val="-5"/>
          <w:kern w:val="0"/>
          <w:sz w:val="21"/>
          <w:szCs w:val="21"/>
          <w14:ligatures w14:val="none"/>
        </w:rPr>
        <w:br/>
        <w:t xml:space="preserve">    </w:t>
      </w:r>
      <w:r w:rsidRPr="009B0C20">
        <w:rPr>
          <w:rFonts w:ascii="Menlo" w:eastAsia="Times New Roman" w:hAnsi="Menlo" w:cs="Menlo"/>
          <w:color w:val="007400"/>
          <w:spacing w:val="-5"/>
          <w:kern w:val="0"/>
          <w:sz w:val="21"/>
          <w:szCs w:val="21"/>
          <w14:ligatures w14:val="none"/>
        </w:rPr>
        <w:t># Sort the list of image files alphabetically</w:t>
      </w:r>
      <w:r w:rsidRPr="009B0C20">
        <w:rPr>
          <w:rFonts w:ascii="Menlo" w:eastAsia="Times New Roman" w:hAnsi="Menlo" w:cs="Menlo"/>
          <w:color w:val="242424"/>
          <w:spacing w:val="-5"/>
          <w:kern w:val="0"/>
          <w:sz w:val="21"/>
          <w:szCs w:val="21"/>
          <w14:ligatures w14:val="none"/>
        </w:rPr>
        <w:br/>
        <w:t xml:space="preserve">    image_files.sort()</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242424"/>
          <w:spacing w:val="-5"/>
          <w:kern w:val="0"/>
          <w:sz w:val="21"/>
          <w:szCs w:val="21"/>
          <w14:ligatures w14:val="none"/>
        </w:rPr>
        <w:br/>
        <w:t xml:space="preserve">    </w:t>
      </w:r>
      <w:r w:rsidRPr="009B0C20">
        <w:rPr>
          <w:rFonts w:ascii="Menlo" w:eastAsia="Times New Roman" w:hAnsi="Menlo" w:cs="Menlo"/>
          <w:color w:val="007400"/>
          <w:spacing w:val="-5"/>
          <w:kern w:val="0"/>
          <w:sz w:val="21"/>
          <w:szCs w:val="21"/>
          <w14:ligatures w14:val="none"/>
        </w:rPr>
        <w:t># Initialize a counter to create sequential numbers</w:t>
      </w:r>
      <w:r w:rsidRPr="009B0C20">
        <w:rPr>
          <w:rFonts w:ascii="Menlo" w:eastAsia="Times New Roman" w:hAnsi="Menlo" w:cs="Menlo"/>
          <w:color w:val="242424"/>
          <w:spacing w:val="-5"/>
          <w:kern w:val="0"/>
          <w:sz w:val="21"/>
          <w:szCs w:val="21"/>
          <w14:ligatures w14:val="none"/>
        </w:rPr>
        <w:br/>
        <w:t xml:space="preserve">    counter = </w:t>
      </w:r>
      <w:r w:rsidRPr="009B0C20">
        <w:rPr>
          <w:rFonts w:ascii="Menlo" w:eastAsia="Times New Roman" w:hAnsi="Menlo" w:cs="Menlo"/>
          <w:color w:val="1C00CF"/>
          <w:spacing w:val="-5"/>
          <w:kern w:val="0"/>
          <w:sz w:val="21"/>
          <w:szCs w:val="21"/>
          <w14:ligatures w14:val="none"/>
        </w:rPr>
        <w:t>1</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242424"/>
          <w:spacing w:val="-5"/>
          <w:kern w:val="0"/>
          <w:sz w:val="21"/>
          <w:szCs w:val="21"/>
          <w14:ligatures w14:val="none"/>
        </w:rPr>
        <w:br/>
        <w:t xml:space="preserve">    </w:t>
      </w:r>
      <w:r w:rsidRPr="009B0C20">
        <w:rPr>
          <w:rFonts w:ascii="Menlo" w:eastAsia="Times New Roman" w:hAnsi="Menlo" w:cs="Menlo"/>
          <w:color w:val="007400"/>
          <w:spacing w:val="-5"/>
          <w:kern w:val="0"/>
          <w:sz w:val="21"/>
          <w:szCs w:val="21"/>
          <w14:ligatures w14:val="none"/>
        </w:rPr>
        <w:t># Rename each image file</w:t>
      </w:r>
      <w:r w:rsidRPr="009B0C20">
        <w:rPr>
          <w:rFonts w:ascii="Menlo" w:eastAsia="Times New Roman" w:hAnsi="Menlo" w:cs="Menlo"/>
          <w:color w:val="242424"/>
          <w:spacing w:val="-5"/>
          <w:kern w:val="0"/>
          <w:sz w:val="21"/>
          <w:szCs w:val="21"/>
          <w14:ligatures w14:val="none"/>
        </w:rPr>
        <w:br/>
        <w:t xml:space="preserve">    </w:t>
      </w:r>
      <w:r w:rsidRPr="009B0C20">
        <w:rPr>
          <w:rFonts w:ascii="Menlo" w:eastAsia="Times New Roman" w:hAnsi="Menlo" w:cs="Menlo"/>
          <w:color w:val="AA0D91"/>
          <w:spacing w:val="-5"/>
          <w:kern w:val="0"/>
          <w:sz w:val="21"/>
          <w:szCs w:val="21"/>
          <w14:ligatures w14:val="none"/>
        </w:rPr>
        <w:t>for</w:t>
      </w:r>
      <w:r w:rsidRPr="009B0C20">
        <w:rPr>
          <w:rFonts w:ascii="Menlo" w:eastAsia="Times New Roman" w:hAnsi="Menlo" w:cs="Menlo"/>
          <w:color w:val="242424"/>
          <w:spacing w:val="-5"/>
          <w:kern w:val="0"/>
          <w:sz w:val="21"/>
          <w:szCs w:val="21"/>
          <w14:ligatures w14:val="none"/>
        </w:rPr>
        <w:t xml:space="preserve"> old_name </w:t>
      </w:r>
      <w:r w:rsidRPr="009B0C20">
        <w:rPr>
          <w:rFonts w:ascii="Menlo" w:eastAsia="Times New Roman" w:hAnsi="Menlo" w:cs="Menlo"/>
          <w:color w:val="AA0D91"/>
          <w:spacing w:val="-5"/>
          <w:kern w:val="0"/>
          <w:sz w:val="21"/>
          <w:szCs w:val="21"/>
          <w14:ligatures w14:val="none"/>
        </w:rPr>
        <w:t>in</w:t>
      </w:r>
      <w:r w:rsidRPr="009B0C20">
        <w:rPr>
          <w:rFonts w:ascii="Menlo" w:eastAsia="Times New Roman" w:hAnsi="Menlo" w:cs="Menlo"/>
          <w:color w:val="242424"/>
          <w:spacing w:val="-5"/>
          <w:kern w:val="0"/>
          <w:sz w:val="21"/>
          <w:szCs w:val="21"/>
          <w14:ligatures w14:val="none"/>
        </w:rPr>
        <w:t xml:space="preserve"> image_files:</w:t>
      </w:r>
      <w:r w:rsidRPr="009B0C20">
        <w:rPr>
          <w:rFonts w:ascii="Menlo" w:eastAsia="Times New Roman" w:hAnsi="Menlo" w:cs="Menlo"/>
          <w:color w:val="242424"/>
          <w:spacing w:val="-5"/>
          <w:kern w:val="0"/>
          <w:sz w:val="21"/>
          <w:szCs w:val="21"/>
          <w14:ligatures w14:val="none"/>
        </w:rPr>
        <w:br/>
        <w:t xml:space="preserve">        </w:t>
      </w:r>
      <w:r w:rsidRPr="009B0C20">
        <w:rPr>
          <w:rFonts w:ascii="Menlo" w:eastAsia="Times New Roman" w:hAnsi="Menlo" w:cs="Menlo"/>
          <w:color w:val="007400"/>
          <w:spacing w:val="-5"/>
          <w:kern w:val="0"/>
          <w:sz w:val="21"/>
          <w:szCs w:val="21"/>
          <w14:ligatures w14:val="none"/>
        </w:rPr>
        <w:t># Get the file extension</w:t>
      </w:r>
      <w:r w:rsidRPr="009B0C20">
        <w:rPr>
          <w:rFonts w:ascii="Menlo" w:eastAsia="Times New Roman" w:hAnsi="Menlo" w:cs="Menlo"/>
          <w:color w:val="242424"/>
          <w:spacing w:val="-5"/>
          <w:kern w:val="0"/>
          <w:sz w:val="21"/>
          <w:szCs w:val="21"/>
          <w14:ligatures w14:val="none"/>
        </w:rPr>
        <w:br/>
        <w:t xml:space="preserve">        extension = os.path.splitext(old_name)[</w:t>
      </w:r>
      <w:r w:rsidRPr="009B0C20">
        <w:rPr>
          <w:rFonts w:ascii="Menlo" w:eastAsia="Times New Roman" w:hAnsi="Menlo" w:cs="Menlo"/>
          <w:color w:val="1C00CF"/>
          <w:spacing w:val="-5"/>
          <w:kern w:val="0"/>
          <w:sz w:val="21"/>
          <w:szCs w:val="21"/>
          <w14:ligatures w14:val="none"/>
        </w:rPr>
        <w:t>1</w:t>
      </w:r>
      <w:r w:rsidRPr="009B0C20">
        <w:rPr>
          <w:rFonts w:ascii="Menlo" w:eastAsia="Times New Roman" w:hAnsi="Menlo" w:cs="Menlo"/>
          <w:color w:val="242424"/>
          <w:spacing w:val="-5"/>
          <w:kern w:val="0"/>
          <w:sz w:val="21"/>
          <w:szCs w:val="21"/>
          <w14:ligatures w14:val="none"/>
        </w:rPr>
        <w:t>]</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242424"/>
          <w:spacing w:val="-5"/>
          <w:kern w:val="0"/>
          <w:sz w:val="21"/>
          <w:szCs w:val="21"/>
          <w14:ligatures w14:val="none"/>
        </w:rPr>
        <w:br/>
        <w:t xml:space="preserve">        </w:t>
      </w:r>
      <w:r w:rsidRPr="009B0C20">
        <w:rPr>
          <w:rFonts w:ascii="Menlo" w:eastAsia="Times New Roman" w:hAnsi="Menlo" w:cs="Menlo"/>
          <w:color w:val="007400"/>
          <w:spacing w:val="-5"/>
          <w:kern w:val="0"/>
          <w:sz w:val="21"/>
          <w:szCs w:val="21"/>
          <w14:ligatures w14:val="none"/>
        </w:rPr>
        <w:t># Create the new name with the desired format (e.g., "title_1.jpg", "title_2.jpg", etc.)</w:t>
      </w:r>
      <w:r w:rsidRPr="009B0C20">
        <w:rPr>
          <w:rFonts w:ascii="Menlo" w:eastAsia="Times New Roman" w:hAnsi="Menlo" w:cs="Menlo"/>
          <w:color w:val="242424"/>
          <w:spacing w:val="-5"/>
          <w:kern w:val="0"/>
          <w:sz w:val="21"/>
          <w:szCs w:val="21"/>
          <w14:ligatures w14:val="none"/>
        </w:rPr>
        <w:br/>
        <w:t xml:space="preserve">        new_name = </w:t>
      </w:r>
      <w:r w:rsidRPr="009B0C20">
        <w:rPr>
          <w:rFonts w:ascii="Menlo" w:eastAsia="Times New Roman" w:hAnsi="Menlo" w:cs="Menlo"/>
          <w:color w:val="C41A16"/>
          <w:spacing w:val="-5"/>
          <w:kern w:val="0"/>
          <w:sz w:val="21"/>
          <w:szCs w:val="21"/>
          <w14:ligatures w14:val="none"/>
        </w:rPr>
        <w:t>f"thumbsup_</w:t>
      </w:r>
      <w:r w:rsidRPr="009B0C20">
        <w:rPr>
          <w:rFonts w:ascii="Menlo" w:eastAsia="Times New Roman" w:hAnsi="Menlo" w:cs="Menlo"/>
          <w:color w:val="000000"/>
          <w:spacing w:val="-5"/>
          <w:kern w:val="0"/>
          <w:sz w:val="21"/>
          <w:szCs w:val="21"/>
          <w14:ligatures w14:val="none"/>
        </w:rPr>
        <w:t>{counter}{extension}</w:t>
      </w:r>
      <w:r w:rsidRPr="009B0C20">
        <w:rPr>
          <w:rFonts w:ascii="Menlo" w:eastAsia="Times New Roman" w:hAnsi="Menlo" w:cs="Menlo"/>
          <w:color w:val="C41A16"/>
          <w:spacing w:val="-5"/>
          <w:kern w:val="0"/>
          <w:sz w:val="21"/>
          <w:szCs w:val="21"/>
          <w14:ligatures w14:val="none"/>
        </w:rPr>
        <w:t>"</w:t>
      </w:r>
      <w:r w:rsidRPr="009B0C20">
        <w:rPr>
          <w:rFonts w:ascii="Menlo" w:eastAsia="Times New Roman" w:hAnsi="Menlo" w:cs="Menlo"/>
          <w:color w:val="242424"/>
          <w:spacing w:val="-5"/>
          <w:kern w:val="0"/>
          <w:sz w:val="21"/>
          <w:szCs w:val="21"/>
          <w14:ligatures w14:val="none"/>
        </w:rPr>
        <w:t xml:space="preserve"> </w:t>
      </w:r>
      <w:r w:rsidRPr="009B0C20">
        <w:rPr>
          <w:rFonts w:ascii="Menlo" w:eastAsia="Times New Roman" w:hAnsi="Menlo" w:cs="Menlo"/>
          <w:color w:val="007400"/>
          <w:spacing w:val="-5"/>
          <w:kern w:val="0"/>
          <w:sz w:val="21"/>
          <w:szCs w:val="21"/>
          <w14:ligatures w14:val="none"/>
        </w:rPr>
        <w:t>#change the word before the _ for the name</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242424"/>
          <w:spacing w:val="-5"/>
          <w:kern w:val="0"/>
          <w:sz w:val="21"/>
          <w:szCs w:val="21"/>
          <w14:ligatures w14:val="none"/>
        </w:rPr>
        <w:br/>
        <w:t xml:space="preserve">        </w:t>
      </w:r>
      <w:r w:rsidRPr="009B0C20">
        <w:rPr>
          <w:rFonts w:ascii="Menlo" w:eastAsia="Times New Roman" w:hAnsi="Menlo" w:cs="Menlo"/>
          <w:color w:val="007400"/>
          <w:spacing w:val="-5"/>
          <w:kern w:val="0"/>
          <w:sz w:val="21"/>
          <w:szCs w:val="21"/>
          <w14:ligatures w14:val="none"/>
        </w:rPr>
        <w:t># Rename the file</w:t>
      </w:r>
      <w:r w:rsidRPr="009B0C20">
        <w:rPr>
          <w:rFonts w:ascii="Menlo" w:eastAsia="Times New Roman" w:hAnsi="Menlo" w:cs="Menlo"/>
          <w:color w:val="242424"/>
          <w:spacing w:val="-5"/>
          <w:kern w:val="0"/>
          <w:sz w:val="21"/>
          <w:szCs w:val="21"/>
          <w14:ligatures w14:val="none"/>
        </w:rPr>
        <w:br/>
        <w:t xml:space="preserve">        os.rename(old_name, new_name)</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242424"/>
          <w:spacing w:val="-5"/>
          <w:kern w:val="0"/>
          <w:sz w:val="21"/>
          <w:szCs w:val="21"/>
          <w14:ligatures w14:val="none"/>
        </w:rPr>
        <w:br/>
        <w:t xml:space="preserve">        </w:t>
      </w:r>
      <w:r w:rsidRPr="009B0C20">
        <w:rPr>
          <w:rFonts w:ascii="Menlo" w:eastAsia="Times New Roman" w:hAnsi="Menlo" w:cs="Menlo"/>
          <w:color w:val="007400"/>
          <w:spacing w:val="-5"/>
          <w:kern w:val="0"/>
          <w:sz w:val="21"/>
          <w:szCs w:val="21"/>
          <w14:ligatures w14:val="none"/>
        </w:rPr>
        <w:t># Increment the counter for the next image</w:t>
      </w:r>
      <w:r w:rsidRPr="009B0C20">
        <w:rPr>
          <w:rFonts w:ascii="Menlo" w:eastAsia="Times New Roman" w:hAnsi="Menlo" w:cs="Menlo"/>
          <w:color w:val="242424"/>
          <w:spacing w:val="-5"/>
          <w:kern w:val="0"/>
          <w:sz w:val="21"/>
          <w:szCs w:val="21"/>
          <w14:ligatures w14:val="none"/>
        </w:rPr>
        <w:br/>
        <w:t xml:space="preserve">        counter += </w:t>
      </w:r>
      <w:r w:rsidRPr="009B0C20">
        <w:rPr>
          <w:rFonts w:ascii="Menlo" w:eastAsia="Times New Roman" w:hAnsi="Menlo" w:cs="Menlo"/>
          <w:color w:val="1C00CF"/>
          <w:spacing w:val="-5"/>
          <w:kern w:val="0"/>
          <w:sz w:val="21"/>
          <w:szCs w:val="21"/>
          <w14:ligatures w14:val="none"/>
        </w:rPr>
        <w:t>1</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AA0D91"/>
          <w:spacing w:val="-5"/>
          <w:kern w:val="0"/>
          <w:sz w:val="21"/>
          <w:szCs w:val="21"/>
          <w14:ligatures w14:val="none"/>
        </w:rPr>
        <w:t>if</w:t>
      </w:r>
      <w:r w:rsidRPr="009B0C20">
        <w:rPr>
          <w:rFonts w:ascii="Menlo" w:eastAsia="Times New Roman" w:hAnsi="Menlo" w:cs="Menlo"/>
          <w:color w:val="242424"/>
          <w:spacing w:val="-5"/>
          <w:kern w:val="0"/>
          <w:sz w:val="21"/>
          <w:szCs w:val="21"/>
          <w14:ligatures w14:val="none"/>
        </w:rPr>
        <w:t xml:space="preserve"> __name__ == </w:t>
      </w:r>
      <w:r w:rsidRPr="009B0C20">
        <w:rPr>
          <w:rFonts w:ascii="Menlo" w:eastAsia="Times New Roman" w:hAnsi="Menlo" w:cs="Menlo"/>
          <w:color w:val="C41A16"/>
          <w:spacing w:val="-5"/>
          <w:kern w:val="0"/>
          <w:sz w:val="21"/>
          <w:szCs w:val="21"/>
          <w14:ligatures w14:val="none"/>
        </w:rPr>
        <w:t>"__main__"</w:t>
      </w:r>
      <w:r w:rsidRPr="009B0C20">
        <w:rPr>
          <w:rFonts w:ascii="Menlo" w:eastAsia="Times New Roman" w:hAnsi="Menlo" w:cs="Menlo"/>
          <w:color w:val="242424"/>
          <w:spacing w:val="-5"/>
          <w:kern w:val="0"/>
          <w:sz w:val="21"/>
          <w:szCs w:val="21"/>
          <w14:ligatures w14:val="none"/>
        </w:rPr>
        <w:t>:</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242424"/>
          <w:spacing w:val="-5"/>
          <w:kern w:val="0"/>
          <w:sz w:val="21"/>
          <w:szCs w:val="21"/>
          <w14:ligatures w14:val="none"/>
        </w:rPr>
        <w:lastRenderedPageBreak/>
        <w:t xml:space="preserve">    folder_path = </w:t>
      </w:r>
      <w:r w:rsidRPr="009B0C20">
        <w:rPr>
          <w:rFonts w:ascii="Menlo" w:eastAsia="Times New Roman" w:hAnsi="Menlo" w:cs="Menlo"/>
          <w:color w:val="C41A16"/>
          <w:spacing w:val="-5"/>
          <w:kern w:val="0"/>
          <w:sz w:val="21"/>
          <w:szCs w:val="21"/>
          <w14:ligatures w14:val="none"/>
        </w:rPr>
        <w:t>"images\hi"</w:t>
      </w:r>
      <w:r w:rsidRPr="009B0C20">
        <w:rPr>
          <w:rFonts w:ascii="Menlo" w:eastAsia="Times New Roman" w:hAnsi="Menlo" w:cs="Menlo"/>
          <w:color w:val="007400"/>
          <w:spacing w:val="-5"/>
          <w:kern w:val="0"/>
          <w:sz w:val="21"/>
          <w:szCs w:val="21"/>
          <w14:ligatures w14:val="none"/>
        </w:rPr>
        <w:t>#change path for every folder</w:t>
      </w:r>
      <w:r w:rsidRPr="009B0C20">
        <w:rPr>
          <w:rFonts w:ascii="Menlo" w:eastAsia="Times New Roman" w:hAnsi="Menlo" w:cs="Menlo"/>
          <w:color w:val="242424"/>
          <w:spacing w:val="-5"/>
          <w:kern w:val="0"/>
          <w:sz w:val="21"/>
          <w:szCs w:val="21"/>
          <w14:ligatures w14:val="none"/>
        </w:rPr>
        <w:br/>
        <w:t xml:space="preserve">    rename_images(folder_path)</w:t>
      </w:r>
    </w:p>
    <w:p w14:paraId="3C70AFAE" w14:textId="77777777" w:rsidR="009B0C20" w:rsidRPr="009B0C20" w:rsidRDefault="009B0C20" w:rsidP="009B0C20">
      <w:pPr>
        <w:spacing w:before="468" w:line="450" w:lineRule="atLeast"/>
        <w:outlineLvl w:val="0"/>
        <w:rPr>
          <w:rFonts w:ascii="Helvetica Neue" w:eastAsia="Times New Roman" w:hAnsi="Helvetica Neue" w:cs="Times New Roman"/>
          <w:b/>
          <w:bCs/>
          <w:color w:val="242424"/>
          <w:spacing w:val="-4"/>
          <w:kern w:val="36"/>
          <w:sz w:val="36"/>
          <w:szCs w:val="36"/>
          <w14:ligatures w14:val="none"/>
        </w:rPr>
      </w:pPr>
      <w:r w:rsidRPr="009B0C20">
        <w:rPr>
          <w:rFonts w:ascii="Helvetica Neue" w:eastAsia="Times New Roman" w:hAnsi="Helvetica Neue" w:cs="Times New Roman"/>
          <w:b/>
          <w:bCs/>
          <w:color w:val="242424"/>
          <w:spacing w:val="-4"/>
          <w:kern w:val="36"/>
          <w:sz w:val="36"/>
          <w:szCs w:val="36"/>
          <w14:ligatures w14:val="none"/>
        </w:rPr>
        <w:t>Create a project with Roboflow</w:t>
      </w:r>
    </w:p>
    <w:p w14:paraId="4A108525" w14:textId="77777777" w:rsidR="009B0C20" w:rsidRPr="009B0C20" w:rsidRDefault="009B0C20" w:rsidP="009B0C20">
      <w:pPr>
        <w:spacing w:before="226"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Building a custom dataset can be a painful process. It might take dozens or even hundreds of hours to collect images, label them, and export them in the proper format. Fortunately, Roboflow makes this process straightforward. If you only have images, you can label them in </w:t>
      </w:r>
      <w:hyperlink r:id="rId10" w:tgtFrame="_blank" w:history="1">
        <w:r w:rsidRPr="009B0C20">
          <w:rPr>
            <w:rFonts w:ascii="Georgia" w:eastAsia="Times New Roman" w:hAnsi="Georgia" w:cs="Times New Roman"/>
            <w:color w:val="0000FF"/>
            <w:spacing w:val="-1"/>
            <w:kern w:val="0"/>
            <w:sz w:val="30"/>
            <w:szCs w:val="30"/>
            <w:u w:val="single"/>
            <w14:ligatures w14:val="none"/>
          </w:rPr>
          <w:t>Roboflow Annotate</w:t>
        </w:r>
      </w:hyperlink>
      <w:r w:rsidRPr="009B0C20">
        <w:rPr>
          <w:rFonts w:ascii="Georgia" w:eastAsia="Times New Roman" w:hAnsi="Georgia" w:cs="Times New Roman"/>
          <w:color w:val="242424"/>
          <w:spacing w:val="-1"/>
          <w:kern w:val="0"/>
          <w:sz w:val="30"/>
          <w:szCs w:val="30"/>
          <w14:ligatures w14:val="none"/>
        </w:rPr>
        <w:t>. (When starting from scratch, consider </w:t>
      </w:r>
      <w:hyperlink r:id="rId11" w:tgtFrame="_blank" w:history="1">
        <w:r w:rsidRPr="009B0C20">
          <w:rPr>
            <w:rFonts w:ascii="Georgia" w:eastAsia="Times New Roman" w:hAnsi="Georgia" w:cs="Times New Roman"/>
            <w:color w:val="0000FF"/>
            <w:spacing w:val="-1"/>
            <w:kern w:val="0"/>
            <w:sz w:val="30"/>
            <w:szCs w:val="30"/>
            <w:u w:val="single"/>
            <w14:ligatures w14:val="none"/>
          </w:rPr>
          <w:t>annotating large batches of images via API</w:t>
        </w:r>
      </w:hyperlink>
      <w:r w:rsidRPr="009B0C20">
        <w:rPr>
          <w:rFonts w:ascii="Georgia" w:eastAsia="Times New Roman" w:hAnsi="Georgia" w:cs="Times New Roman"/>
          <w:color w:val="242424"/>
          <w:spacing w:val="-1"/>
          <w:kern w:val="0"/>
          <w:sz w:val="30"/>
          <w:szCs w:val="30"/>
          <w14:ligatures w14:val="none"/>
        </w:rPr>
        <w:t> or use the </w:t>
      </w:r>
      <w:hyperlink r:id="rId12" w:tgtFrame="_blank" w:history="1">
        <w:r w:rsidRPr="009B0C20">
          <w:rPr>
            <w:rFonts w:ascii="Georgia" w:eastAsia="Times New Roman" w:hAnsi="Georgia" w:cs="Times New Roman"/>
            <w:color w:val="0000FF"/>
            <w:spacing w:val="-1"/>
            <w:kern w:val="0"/>
            <w:sz w:val="30"/>
            <w:szCs w:val="30"/>
            <w:u w:val="single"/>
            <w14:ligatures w14:val="none"/>
          </w:rPr>
          <w:t>model-assisted labeling</w:t>
        </w:r>
      </w:hyperlink>
      <w:r w:rsidRPr="009B0C20">
        <w:rPr>
          <w:rFonts w:ascii="Georgia" w:eastAsia="Times New Roman" w:hAnsi="Georgia" w:cs="Times New Roman"/>
          <w:color w:val="242424"/>
          <w:spacing w:val="-1"/>
          <w:kern w:val="0"/>
          <w:sz w:val="30"/>
          <w:szCs w:val="30"/>
          <w14:ligatures w14:val="none"/>
        </w:rPr>
        <w:t> tool to speed things up.)</w:t>
      </w:r>
    </w:p>
    <w:p w14:paraId="76D0BB99" w14:textId="77777777" w:rsidR="009B0C20" w:rsidRPr="009B0C20" w:rsidRDefault="009B0C20" w:rsidP="009B0C20">
      <w:pPr>
        <w:spacing w:before="514"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Before you start, you need to create a Roboflow </w:t>
      </w:r>
      <w:hyperlink r:id="rId13" w:tgtFrame="_blank" w:history="1">
        <w:r w:rsidRPr="009B0C20">
          <w:rPr>
            <w:rFonts w:ascii="Georgia" w:eastAsia="Times New Roman" w:hAnsi="Georgia" w:cs="Times New Roman"/>
            <w:color w:val="0000FF"/>
            <w:spacing w:val="-1"/>
            <w:kern w:val="0"/>
            <w:sz w:val="30"/>
            <w:szCs w:val="30"/>
            <w:u w:val="single"/>
            <w14:ligatures w14:val="none"/>
          </w:rPr>
          <w:t>account</w:t>
        </w:r>
      </w:hyperlink>
      <w:r w:rsidRPr="009B0C20">
        <w:rPr>
          <w:rFonts w:ascii="Georgia" w:eastAsia="Times New Roman" w:hAnsi="Georgia" w:cs="Times New Roman"/>
          <w:color w:val="242424"/>
          <w:spacing w:val="-1"/>
          <w:kern w:val="0"/>
          <w:sz w:val="30"/>
          <w:szCs w:val="30"/>
          <w14:ligatures w14:val="none"/>
        </w:rPr>
        <w:t>. Once you do that, you can create a new project in the Roboflow dashboard.</w:t>
      </w:r>
    </w:p>
    <w:p w14:paraId="40B9D0A5" w14:textId="7655D764" w:rsidR="009B0C20" w:rsidRPr="009B0C20" w:rsidRDefault="009B0C20" w:rsidP="009B0C20">
      <w:pPr>
        <w:rPr>
          <w:rFonts w:ascii="Times New Roman" w:eastAsia="Times New Roman" w:hAnsi="Times New Roman" w:cs="Times New Roman"/>
          <w:kern w:val="0"/>
          <w14:ligatures w14:val="none"/>
        </w:rPr>
      </w:pPr>
      <w:r w:rsidRPr="009B0C20">
        <w:rPr>
          <w:rFonts w:ascii="Times New Roman" w:eastAsia="Times New Roman" w:hAnsi="Times New Roman" w:cs="Times New Roman"/>
          <w:kern w:val="0"/>
          <w14:ligatures w14:val="none"/>
        </w:rPr>
        <w:fldChar w:fldCharType="begin"/>
      </w:r>
      <w:r w:rsidRPr="009B0C20">
        <w:rPr>
          <w:rFonts w:ascii="Times New Roman" w:eastAsia="Times New Roman" w:hAnsi="Times New Roman" w:cs="Times New Roman"/>
          <w:kern w:val="0"/>
          <w14:ligatures w14:val="none"/>
        </w:rPr>
        <w:instrText xml:space="preserve"> INCLUDEPICTURE "https://miro.medium.com/v2/resize:fit:700/1*MI_EOS1EJsMzepXFc7vk_Q.png" \* MERGEFORMATINET </w:instrText>
      </w:r>
      <w:r w:rsidRPr="009B0C20">
        <w:rPr>
          <w:rFonts w:ascii="Times New Roman" w:eastAsia="Times New Roman" w:hAnsi="Times New Roman" w:cs="Times New Roman"/>
          <w:kern w:val="0"/>
          <w14:ligatures w14:val="none"/>
        </w:rPr>
        <w:fldChar w:fldCharType="separate"/>
      </w:r>
      <w:r w:rsidRPr="009B0C20">
        <w:rPr>
          <w:rFonts w:ascii="Times New Roman" w:eastAsia="Times New Roman" w:hAnsi="Times New Roman" w:cs="Times New Roman"/>
          <w:noProof/>
          <w:kern w:val="0"/>
          <w14:ligatures w14:val="none"/>
        </w:rPr>
        <w:drawing>
          <wp:inline distT="0" distB="0" distL="0" distR="0" wp14:anchorId="2F032221" wp14:editId="1ECF471E">
            <wp:extent cx="5943600" cy="1681480"/>
            <wp:effectExtent l="0" t="0" r="0" b="0"/>
            <wp:docPr id="36157017"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57017" name="Picture 20"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681480"/>
                    </a:xfrm>
                    <a:prstGeom prst="rect">
                      <a:avLst/>
                    </a:prstGeom>
                    <a:noFill/>
                    <a:ln>
                      <a:noFill/>
                    </a:ln>
                  </pic:spPr>
                </pic:pic>
              </a:graphicData>
            </a:graphic>
          </wp:inline>
        </w:drawing>
      </w:r>
      <w:r w:rsidRPr="009B0C20">
        <w:rPr>
          <w:rFonts w:ascii="Times New Roman" w:eastAsia="Times New Roman" w:hAnsi="Times New Roman" w:cs="Times New Roman"/>
          <w:kern w:val="0"/>
          <w14:ligatures w14:val="none"/>
        </w:rPr>
        <w:fldChar w:fldCharType="end"/>
      </w:r>
    </w:p>
    <w:p w14:paraId="338631B8" w14:textId="77777777" w:rsidR="009B0C20" w:rsidRPr="009B0C20" w:rsidRDefault="009B0C20" w:rsidP="009B0C20">
      <w:pPr>
        <w:spacing w:before="514"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 xml:space="preserve">Keep in mind to choose the right project type. In this case </w:t>
      </w:r>
      <w:proofErr w:type="gramStart"/>
      <w:r w:rsidRPr="009B0C20">
        <w:rPr>
          <w:rFonts w:ascii="Georgia" w:eastAsia="Times New Roman" w:hAnsi="Georgia" w:cs="Times New Roman"/>
          <w:color w:val="242424"/>
          <w:spacing w:val="-1"/>
          <w:kern w:val="0"/>
          <w:sz w:val="30"/>
          <w:szCs w:val="30"/>
          <w14:ligatures w14:val="none"/>
        </w:rPr>
        <w:t>choose,</w:t>
      </w:r>
      <w:proofErr w:type="gramEnd"/>
      <w:r w:rsidRPr="009B0C20">
        <w:rPr>
          <w:rFonts w:ascii="Georgia" w:eastAsia="Times New Roman" w:hAnsi="Georgia" w:cs="Times New Roman"/>
          <w:color w:val="242424"/>
          <w:spacing w:val="-1"/>
          <w:kern w:val="0"/>
          <w:sz w:val="30"/>
          <w:szCs w:val="30"/>
          <w14:ligatures w14:val="none"/>
        </w:rPr>
        <w:t> </w:t>
      </w:r>
      <w:r w:rsidRPr="009B0C20">
        <w:rPr>
          <w:rFonts w:ascii="Georgia" w:eastAsia="Times New Roman" w:hAnsi="Georgia" w:cs="Times New Roman"/>
          <w:i/>
          <w:iCs/>
          <w:color w:val="242424"/>
          <w:spacing w:val="-1"/>
          <w:kern w:val="0"/>
          <w:sz w:val="30"/>
          <w:szCs w:val="30"/>
          <w14:ligatures w14:val="none"/>
        </w:rPr>
        <w:t>Object Detection</w:t>
      </w:r>
      <w:r w:rsidRPr="009B0C20">
        <w:rPr>
          <w:rFonts w:ascii="Georgia" w:eastAsia="Times New Roman" w:hAnsi="Georgia" w:cs="Times New Roman"/>
          <w:color w:val="242424"/>
          <w:spacing w:val="-1"/>
          <w:kern w:val="0"/>
          <w:sz w:val="30"/>
          <w:szCs w:val="30"/>
          <w14:ligatures w14:val="none"/>
        </w:rPr>
        <w:t>.</w:t>
      </w:r>
    </w:p>
    <w:p w14:paraId="3E2E2946" w14:textId="11AE15A2" w:rsidR="009B0C20" w:rsidRPr="009B0C20" w:rsidRDefault="009B0C20" w:rsidP="009B0C20">
      <w:pPr>
        <w:rPr>
          <w:rFonts w:ascii="Times New Roman" w:eastAsia="Times New Roman" w:hAnsi="Times New Roman" w:cs="Times New Roman"/>
          <w:kern w:val="0"/>
          <w14:ligatures w14:val="none"/>
        </w:rPr>
      </w:pPr>
      <w:r w:rsidRPr="009B0C20">
        <w:rPr>
          <w:rFonts w:ascii="Times New Roman" w:eastAsia="Times New Roman" w:hAnsi="Times New Roman" w:cs="Times New Roman"/>
          <w:kern w:val="0"/>
          <w14:ligatures w14:val="none"/>
        </w:rPr>
        <w:lastRenderedPageBreak/>
        <w:fldChar w:fldCharType="begin"/>
      </w:r>
      <w:r w:rsidRPr="009B0C20">
        <w:rPr>
          <w:rFonts w:ascii="Times New Roman" w:eastAsia="Times New Roman" w:hAnsi="Times New Roman" w:cs="Times New Roman"/>
          <w:kern w:val="0"/>
          <w14:ligatures w14:val="none"/>
        </w:rPr>
        <w:instrText xml:space="preserve"> INCLUDEPICTURE "https://miro.medium.com/v2/resize:fit:680/1*qodhGK69DxUxmnTzaD-1Jg.png" \* MERGEFORMATINET </w:instrText>
      </w:r>
      <w:r w:rsidRPr="009B0C20">
        <w:rPr>
          <w:rFonts w:ascii="Times New Roman" w:eastAsia="Times New Roman" w:hAnsi="Times New Roman" w:cs="Times New Roman"/>
          <w:kern w:val="0"/>
          <w14:ligatures w14:val="none"/>
        </w:rPr>
        <w:fldChar w:fldCharType="separate"/>
      </w:r>
      <w:r w:rsidRPr="009B0C20">
        <w:rPr>
          <w:rFonts w:ascii="Times New Roman" w:eastAsia="Times New Roman" w:hAnsi="Times New Roman" w:cs="Times New Roman"/>
          <w:noProof/>
          <w:kern w:val="0"/>
          <w14:ligatures w14:val="none"/>
        </w:rPr>
        <w:drawing>
          <wp:inline distT="0" distB="0" distL="0" distR="0" wp14:anchorId="26411A71" wp14:editId="10E80219">
            <wp:extent cx="5943600" cy="5226050"/>
            <wp:effectExtent l="0" t="0" r="0" b="6350"/>
            <wp:docPr id="1157651062" name="Picture 19"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651062" name="Picture 19" descr="A screenshot of a projec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226050"/>
                    </a:xfrm>
                    <a:prstGeom prst="rect">
                      <a:avLst/>
                    </a:prstGeom>
                    <a:noFill/>
                    <a:ln>
                      <a:noFill/>
                    </a:ln>
                  </pic:spPr>
                </pic:pic>
              </a:graphicData>
            </a:graphic>
          </wp:inline>
        </w:drawing>
      </w:r>
      <w:r w:rsidRPr="009B0C20">
        <w:rPr>
          <w:rFonts w:ascii="Times New Roman" w:eastAsia="Times New Roman" w:hAnsi="Times New Roman" w:cs="Times New Roman"/>
          <w:kern w:val="0"/>
          <w14:ligatures w14:val="none"/>
        </w:rPr>
        <w:fldChar w:fldCharType="end"/>
      </w:r>
    </w:p>
    <w:p w14:paraId="0BF23C92" w14:textId="77777777" w:rsidR="009B0C20" w:rsidRPr="009B0C20" w:rsidRDefault="009B0C20" w:rsidP="009B0C20">
      <w:pPr>
        <w:spacing w:before="468" w:line="450" w:lineRule="atLeast"/>
        <w:outlineLvl w:val="0"/>
        <w:rPr>
          <w:rFonts w:ascii="Helvetica Neue" w:eastAsia="Times New Roman" w:hAnsi="Helvetica Neue" w:cs="Times New Roman"/>
          <w:b/>
          <w:bCs/>
          <w:color w:val="242424"/>
          <w:spacing w:val="-4"/>
          <w:kern w:val="36"/>
          <w:sz w:val="36"/>
          <w:szCs w:val="36"/>
          <w14:ligatures w14:val="none"/>
        </w:rPr>
      </w:pPr>
      <w:r w:rsidRPr="009B0C20">
        <w:rPr>
          <w:rFonts w:ascii="Helvetica Neue" w:eastAsia="Times New Roman" w:hAnsi="Helvetica Neue" w:cs="Times New Roman"/>
          <w:b/>
          <w:bCs/>
          <w:color w:val="242424"/>
          <w:spacing w:val="-4"/>
          <w:kern w:val="36"/>
          <w:sz w:val="36"/>
          <w:szCs w:val="36"/>
          <w14:ligatures w14:val="none"/>
        </w:rPr>
        <w:t>Upload your images</w:t>
      </w:r>
    </w:p>
    <w:p w14:paraId="670A7438" w14:textId="77777777" w:rsidR="009B0C20" w:rsidRPr="009B0C20" w:rsidRDefault="009B0C20" w:rsidP="009B0C20">
      <w:pPr>
        <w:spacing w:before="226"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Add data to your newly created project. You can do it through the </w:t>
      </w:r>
      <w:hyperlink r:id="rId16" w:tgtFrame="_blank" w:history="1">
        <w:r w:rsidRPr="009B0C20">
          <w:rPr>
            <w:rFonts w:ascii="Georgia" w:eastAsia="Times New Roman" w:hAnsi="Georgia" w:cs="Times New Roman"/>
            <w:color w:val="0000FF"/>
            <w:spacing w:val="-1"/>
            <w:kern w:val="0"/>
            <w:sz w:val="30"/>
            <w:szCs w:val="30"/>
            <w:u w:val="single"/>
            <w14:ligatures w14:val="none"/>
          </w:rPr>
          <w:t>web interface</w:t>
        </w:r>
      </w:hyperlink>
      <w:r w:rsidRPr="009B0C20">
        <w:rPr>
          <w:rFonts w:ascii="Georgia" w:eastAsia="Times New Roman" w:hAnsi="Georgia" w:cs="Times New Roman"/>
          <w:color w:val="242424"/>
          <w:spacing w:val="-1"/>
          <w:kern w:val="0"/>
          <w:sz w:val="30"/>
          <w:szCs w:val="30"/>
          <w14:ligatures w14:val="none"/>
        </w:rPr>
        <w:t>. If you don’t have a dataset, you can grab one from </w:t>
      </w:r>
      <w:hyperlink r:id="rId17" w:tgtFrame="_blank" w:history="1">
        <w:r w:rsidRPr="009B0C20">
          <w:rPr>
            <w:rFonts w:ascii="Georgia" w:eastAsia="Times New Roman" w:hAnsi="Georgia" w:cs="Times New Roman"/>
            <w:color w:val="0000FF"/>
            <w:spacing w:val="-1"/>
            <w:kern w:val="0"/>
            <w:sz w:val="30"/>
            <w:szCs w:val="30"/>
            <w:u w:val="single"/>
            <w14:ligatures w14:val="none"/>
          </w:rPr>
          <w:t>Roboflow Universe</w:t>
        </w:r>
      </w:hyperlink>
      <w:r w:rsidRPr="009B0C20">
        <w:rPr>
          <w:rFonts w:ascii="Georgia" w:eastAsia="Times New Roman" w:hAnsi="Georgia" w:cs="Times New Roman"/>
          <w:color w:val="242424"/>
          <w:spacing w:val="-1"/>
          <w:kern w:val="0"/>
          <w:sz w:val="30"/>
          <w:szCs w:val="30"/>
          <w14:ligatures w14:val="none"/>
        </w:rPr>
        <w:t>.</w:t>
      </w:r>
    </w:p>
    <w:p w14:paraId="1719779D" w14:textId="77777777" w:rsidR="009B0C20" w:rsidRPr="009B0C20" w:rsidRDefault="009B0C20" w:rsidP="009B0C20">
      <w:pPr>
        <w:spacing w:before="514"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 xml:space="preserve">If you drag and drop a directory with a data set in a supported format, the Roboflow dashboard will automatically read the images and </w:t>
      </w:r>
      <w:r w:rsidRPr="009B0C20">
        <w:rPr>
          <w:rFonts w:ascii="Georgia" w:eastAsia="Times New Roman" w:hAnsi="Georgia" w:cs="Times New Roman"/>
          <w:color w:val="242424"/>
          <w:spacing w:val="-1"/>
          <w:kern w:val="0"/>
          <w:sz w:val="30"/>
          <w:szCs w:val="30"/>
          <w14:ligatures w14:val="none"/>
        </w:rPr>
        <w:lastRenderedPageBreak/>
        <w:t>annotations together. To create a data set with annotations locally in Windows check </w:t>
      </w:r>
      <w:hyperlink r:id="rId18" w:history="1">
        <w:r w:rsidRPr="009B0C20">
          <w:rPr>
            <w:rFonts w:ascii="Georgia" w:eastAsia="Times New Roman" w:hAnsi="Georgia" w:cs="Times New Roman"/>
            <w:color w:val="0000FF"/>
            <w:spacing w:val="-1"/>
            <w:kern w:val="0"/>
            <w:sz w:val="30"/>
            <w:szCs w:val="30"/>
            <w:u w:val="single"/>
            <w14:ligatures w14:val="none"/>
          </w:rPr>
          <w:t>this post</w:t>
        </w:r>
      </w:hyperlink>
      <w:r w:rsidRPr="009B0C20">
        <w:rPr>
          <w:rFonts w:ascii="Georgia" w:eastAsia="Times New Roman" w:hAnsi="Georgia" w:cs="Times New Roman"/>
          <w:color w:val="242424"/>
          <w:spacing w:val="-1"/>
          <w:kern w:val="0"/>
          <w:sz w:val="30"/>
          <w:szCs w:val="30"/>
          <w14:ligatures w14:val="none"/>
        </w:rPr>
        <w:t>.</w:t>
      </w:r>
    </w:p>
    <w:p w14:paraId="470E91C2" w14:textId="76A2AE68" w:rsidR="009B0C20" w:rsidRPr="009B0C20" w:rsidRDefault="009B0C20" w:rsidP="009B0C20">
      <w:pPr>
        <w:rPr>
          <w:rFonts w:ascii="Times New Roman" w:eastAsia="Times New Roman" w:hAnsi="Times New Roman" w:cs="Times New Roman"/>
          <w:kern w:val="0"/>
          <w14:ligatures w14:val="none"/>
        </w:rPr>
      </w:pPr>
      <w:r w:rsidRPr="009B0C20">
        <w:rPr>
          <w:rFonts w:ascii="Times New Roman" w:eastAsia="Times New Roman" w:hAnsi="Times New Roman" w:cs="Times New Roman"/>
          <w:kern w:val="0"/>
          <w14:ligatures w14:val="none"/>
        </w:rPr>
        <w:fldChar w:fldCharType="begin"/>
      </w:r>
      <w:r w:rsidRPr="009B0C20">
        <w:rPr>
          <w:rFonts w:ascii="Times New Roman" w:eastAsia="Times New Roman" w:hAnsi="Times New Roman" w:cs="Times New Roman"/>
          <w:kern w:val="0"/>
          <w14:ligatures w14:val="none"/>
        </w:rPr>
        <w:instrText xml:space="preserve"> INCLUDEPICTURE "https://miro.medium.com/v2/resize:fit:700/1*R5dXo1b2tZeS8ggiNoNQCQ.png" \* MERGEFORMATINET </w:instrText>
      </w:r>
      <w:r w:rsidRPr="009B0C20">
        <w:rPr>
          <w:rFonts w:ascii="Times New Roman" w:eastAsia="Times New Roman" w:hAnsi="Times New Roman" w:cs="Times New Roman"/>
          <w:kern w:val="0"/>
          <w14:ligatures w14:val="none"/>
        </w:rPr>
        <w:fldChar w:fldCharType="separate"/>
      </w:r>
      <w:r w:rsidRPr="009B0C20">
        <w:rPr>
          <w:rFonts w:ascii="Times New Roman" w:eastAsia="Times New Roman" w:hAnsi="Times New Roman" w:cs="Times New Roman"/>
          <w:noProof/>
          <w:kern w:val="0"/>
          <w14:ligatures w14:val="none"/>
        </w:rPr>
        <w:drawing>
          <wp:inline distT="0" distB="0" distL="0" distR="0" wp14:anchorId="2AA01B59" wp14:editId="2FA53567">
            <wp:extent cx="5943600" cy="3565525"/>
            <wp:effectExtent l="0" t="0" r="0" b="3175"/>
            <wp:docPr id="862547138" name="Picture 18" descr="A screenshot of a brow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547138" name="Picture 18" descr="A screenshot of a brows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565525"/>
                    </a:xfrm>
                    <a:prstGeom prst="rect">
                      <a:avLst/>
                    </a:prstGeom>
                    <a:noFill/>
                    <a:ln>
                      <a:noFill/>
                    </a:ln>
                  </pic:spPr>
                </pic:pic>
              </a:graphicData>
            </a:graphic>
          </wp:inline>
        </w:drawing>
      </w:r>
      <w:r w:rsidRPr="009B0C20">
        <w:rPr>
          <w:rFonts w:ascii="Times New Roman" w:eastAsia="Times New Roman" w:hAnsi="Times New Roman" w:cs="Times New Roman"/>
          <w:kern w:val="0"/>
          <w14:ligatures w14:val="none"/>
        </w:rPr>
        <w:fldChar w:fldCharType="end"/>
      </w:r>
    </w:p>
    <w:p w14:paraId="14FAA382" w14:textId="5D56F5C8" w:rsidR="009B0C20" w:rsidRPr="009B0C20" w:rsidRDefault="009B0C20" w:rsidP="009B0C20">
      <w:pPr>
        <w:rPr>
          <w:rFonts w:ascii="Times New Roman" w:eastAsia="Times New Roman" w:hAnsi="Times New Roman" w:cs="Times New Roman"/>
          <w:kern w:val="0"/>
          <w14:ligatures w14:val="none"/>
        </w:rPr>
      </w:pPr>
      <w:r w:rsidRPr="009B0C20">
        <w:rPr>
          <w:rFonts w:ascii="Times New Roman" w:eastAsia="Times New Roman" w:hAnsi="Times New Roman" w:cs="Times New Roman"/>
          <w:kern w:val="0"/>
          <w14:ligatures w14:val="none"/>
        </w:rPr>
        <w:fldChar w:fldCharType="begin"/>
      </w:r>
      <w:r w:rsidRPr="009B0C20">
        <w:rPr>
          <w:rFonts w:ascii="Times New Roman" w:eastAsia="Times New Roman" w:hAnsi="Times New Roman" w:cs="Times New Roman"/>
          <w:kern w:val="0"/>
          <w14:ligatures w14:val="none"/>
        </w:rPr>
        <w:instrText xml:space="preserve"> INCLUDEPICTURE "https://miro.medium.com/v2/resize:fit:700/1*tV8PxrAcz9D6lraf1zI87g.png" \* MERGEFORMATINET </w:instrText>
      </w:r>
      <w:r w:rsidRPr="009B0C20">
        <w:rPr>
          <w:rFonts w:ascii="Times New Roman" w:eastAsia="Times New Roman" w:hAnsi="Times New Roman" w:cs="Times New Roman"/>
          <w:kern w:val="0"/>
          <w14:ligatures w14:val="none"/>
        </w:rPr>
        <w:fldChar w:fldCharType="separate"/>
      </w:r>
      <w:r w:rsidRPr="009B0C20">
        <w:rPr>
          <w:rFonts w:ascii="Times New Roman" w:eastAsia="Times New Roman" w:hAnsi="Times New Roman" w:cs="Times New Roman"/>
          <w:noProof/>
          <w:kern w:val="0"/>
          <w14:ligatures w14:val="none"/>
        </w:rPr>
        <w:drawing>
          <wp:inline distT="0" distB="0" distL="0" distR="0" wp14:anchorId="5B45E4F2" wp14:editId="6FFE6C5C">
            <wp:extent cx="5943600" cy="3507105"/>
            <wp:effectExtent l="0" t="0" r="0" b="0"/>
            <wp:docPr id="979347589"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47589" name="Picture 17"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507105"/>
                    </a:xfrm>
                    <a:prstGeom prst="rect">
                      <a:avLst/>
                    </a:prstGeom>
                    <a:noFill/>
                    <a:ln>
                      <a:noFill/>
                    </a:ln>
                  </pic:spPr>
                </pic:pic>
              </a:graphicData>
            </a:graphic>
          </wp:inline>
        </w:drawing>
      </w:r>
      <w:r w:rsidRPr="009B0C20">
        <w:rPr>
          <w:rFonts w:ascii="Times New Roman" w:eastAsia="Times New Roman" w:hAnsi="Times New Roman" w:cs="Times New Roman"/>
          <w:kern w:val="0"/>
          <w14:ligatures w14:val="none"/>
        </w:rPr>
        <w:fldChar w:fldCharType="end"/>
      </w:r>
    </w:p>
    <w:p w14:paraId="6E5F7882" w14:textId="77777777" w:rsidR="009B0C20" w:rsidRPr="009B0C20" w:rsidRDefault="009B0C20" w:rsidP="009B0C20">
      <w:pPr>
        <w:spacing w:before="514"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lastRenderedPageBreak/>
        <w:t xml:space="preserve">After all images </w:t>
      </w:r>
      <w:proofErr w:type="gramStart"/>
      <w:r w:rsidRPr="009B0C20">
        <w:rPr>
          <w:rFonts w:ascii="Georgia" w:eastAsia="Times New Roman" w:hAnsi="Georgia" w:cs="Times New Roman"/>
          <w:color w:val="242424"/>
          <w:spacing w:val="-1"/>
          <w:kern w:val="0"/>
          <w:sz w:val="30"/>
          <w:szCs w:val="30"/>
          <w14:ligatures w14:val="none"/>
        </w:rPr>
        <w:t>uploaded</w:t>
      </w:r>
      <w:proofErr w:type="gramEnd"/>
      <w:r w:rsidRPr="009B0C20">
        <w:rPr>
          <w:rFonts w:ascii="Georgia" w:eastAsia="Times New Roman" w:hAnsi="Georgia" w:cs="Times New Roman"/>
          <w:color w:val="242424"/>
          <w:spacing w:val="-1"/>
          <w:kern w:val="0"/>
          <w:sz w:val="30"/>
          <w:szCs w:val="30"/>
          <w14:ligatures w14:val="none"/>
        </w:rPr>
        <w:t xml:space="preserve"> you can click Save and Continue.</w:t>
      </w:r>
    </w:p>
    <w:p w14:paraId="5F9EFB9A" w14:textId="453B7D91" w:rsidR="009B0C20" w:rsidRPr="009B0C20" w:rsidRDefault="009B0C20" w:rsidP="009B0C20">
      <w:pPr>
        <w:rPr>
          <w:rFonts w:ascii="Times New Roman" w:eastAsia="Times New Roman" w:hAnsi="Times New Roman" w:cs="Times New Roman"/>
          <w:kern w:val="0"/>
          <w14:ligatures w14:val="none"/>
        </w:rPr>
      </w:pPr>
      <w:r w:rsidRPr="009B0C20">
        <w:rPr>
          <w:rFonts w:ascii="Times New Roman" w:eastAsia="Times New Roman" w:hAnsi="Times New Roman" w:cs="Times New Roman"/>
          <w:kern w:val="0"/>
          <w14:ligatures w14:val="none"/>
        </w:rPr>
        <w:fldChar w:fldCharType="begin"/>
      </w:r>
      <w:r w:rsidRPr="009B0C20">
        <w:rPr>
          <w:rFonts w:ascii="Times New Roman" w:eastAsia="Times New Roman" w:hAnsi="Times New Roman" w:cs="Times New Roman"/>
          <w:kern w:val="0"/>
          <w14:ligatures w14:val="none"/>
        </w:rPr>
        <w:instrText xml:space="preserve"> INCLUDEPICTURE "https://miro.medium.com/v2/resize:fit:700/1*79V3WzRuX4dY-JSlG0D8Lw.png" \* MERGEFORMATINET </w:instrText>
      </w:r>
      <w:r w:rsidRPr="009B0C20">
        <w:rPr>
          <w:rFonts w:ascii="Times New Roman" w:eastAsia="Times New Roman" w:hAnsi="Times New Roman" w:cs="Times New Roman"/>
          <w:kern w:val="0"/>
          <w14:ligatures w14:val="none"/>
        </w:rPr>
        <w:fldChar w:fldCharType="separate"/>
      </w:r>
      <w:r w:rsidRPr="009B0C20">
        <w:rPr>
          <w:rFonts w:ascii="Times New Roman" w:eastAsia="Times New Roman" w:hAnsi="Times New Roman" w:cs="Times New Roman"/>
          <w:noProof/>
          <w:kern w:val="0"/>
          <w14:ligatures w14:val="none"/>
        </w:rPr>
        <w:drawing>
          <wp:inline distT="0" distB="0" distL="0" distR="0" wp14:anchorId="236CF9EC" wp14:editId="0E8FEB41">
            <wp:extent cx="5943600" cy="2374265"/>
            <wp:effectExtent l="0" t="0" r="0" b="635"/>
            <wp:docPr id="619394098"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94098" name="Picture 16"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374265"/>
                    </a:xfrm>
                    <a:prstGeom prst="rect">
                      <a:avLst/>
                    </a:prstGeom>
                    <a:noFill/>
                    <a:ln>
                      <a:noFill/>
                    </a:ln>
                  </pic:spPr>
                </pic:pic>
              </a:graphicData>
            </a:graphic>
          </wp:inline>
        </w:drawing>
      </w:r>
      <w:r w:rsidRPr="009B0C20">
        <w:rPr>
          <w:rFonts w:ascii="Times New Roman" w:eastAsia="Times New Roman" w:hAnsi="Times New Roman" w:cs="Times New Roman"/>
          <w:kern w:val="0"/>
          <w14:ligatures w14:val="none"/>
        </w:rPr>
        <w:fldChar w:fldCharType="end"/>
      </w:r>
    </w:p>
    <w:p w14:paraId="71271DD5" w14:textId="77777777" w:rsidR="009B0C20" w:rsidRPr="009B0C20" w:rsidRDefault="009B0C20" w:rsidP="009B0C20">
      <w:pPr>
        <w:spacing w:before="514"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Then it will appear the pop-up window and you can Click only in </w:t>
      </w:r>
      <w:r w:rsidRPr="009B0C20">
        <w:rPr>
          <w:rFonts w:ascii="Georgia" w:eastAsia="Times New Roman" w:hAnsi="Georgia" w:cs="Times New Roman"/>
          <w:i/>
          <w:iCs/>
          <w:color w:val="242424"/>
          <w:spacing w:val="-1"/>
          <w:kern w:val="0"/>
          <w:sz w:val="30"/>
          <w:szCs w:val="30"/>
          <w14:ligatures w14:val="none"/>
        </w:rPr>
        <w:t>Assing Images</w:t>
      </w:r>
      <w:r w:rsidRPr="009B0C20">
        <w:rPr>
          <w:rFonts w:ascii="Georgia" w:eastAsia="Times New Roman" w:hAnsi="Georgia" w:cs="Times New Roman"/>
          <w:color w:val="242424"/>
          <w:spacing w:val="-1"/>
          <w:kern w:val="0"/>
          <w:sz w:val="30"/>
          <w:szCs w:val="30"/>
          <w14:ligatures w14:val="none"/>
        </w:rPr>
        <w:t xml:space="preserve">, in this part if you are working with a </w:t>
      </w:r>
      <w:proofErr w:type="gramStart"/>
      <w:r w:rsidRPr="009B0C20">
        <w:rPr>
          <w:rFonts w:ascii="Georgia" w:eastAsia="Times New Roman" w:hAnsi="Georgia" w:cs="Times New Roman"/>
          <w:color w:val="242424"/>
          <w:spacing w:val="-1"/>
          <w:kern w:val="0"/>
          <w:sz w:val="30"/>
          <w:szCs w:val="30"/>
          <w14:ligatures w14:val="none"/>
        </w:rPr>
        <w:t>Team</w:t>
      </w:r>
      <w:proofErr w:type="gramEnd"/>
      <w:r w:rsidRPr="009B0C20">
        <w:rPr>
          <w:rFonts w:ascii="Georgia" w:eastAsia="Times New Roman" w:hAnsi="Georgia" w:cs="Times New Roman"/>
          <w:color w:val="242424"/>
          <w:spacing w:val="-1"/>
          <w:kern w:val="0"/>
          <w:sz w:val="30"/>
          <w:szCs w:val="30"/>
          <w14:ligatures w14:val="none"/>
        </w:rPr>
        <w:t xml:space="preserve"> you can invite them to add images or labeling.</w:t>
      </w:r>
    </w:p>
    <w:p w14:paraId="04B05AE2" w14:textId="5CE50C29" w:rsidR="009B0C20" w:rsidRPr="009B0C20" w:rsidRDefault="009B0C20" w:rsidP="009B0C20">
      <w:pPr>
        <w:rPr>
          <w:rFonts w:ascii="Times New Roman" w:eastAsia="Times New Roman" w:hAnsi="Times New Roman" w:cs="Times New Roman"/>
          <w:kern w:val="0"/>
          <w14:ligatures w14:val="none"/>
        </w:rPr>
      </w:pPr>
      <w:r w:rsidRPr="009B0C20">
        <w:rPr>
          <w:rFonts w:ascii="Times New Roman" w:eastAsia="Times New Roman" w:hAnsi="Times New Roman" w:cs="Times New Roman"/>
          <w:kern w:val="0"/>
          <w14:ligatures w14:val="none"/>
        </w:rPr>
        <w:fldChar w:fldCharType="begin"/>
      </w:r>
      <w:r w:rsidRPr="009B0C20">
        <w:rPr>
          <w:rFonts w:ascii="Times New Roman" w:eastAsia="Times New Roman" w:hAnsi="Times New Roman" w:cs="Times New Roman"/>
          <w:kern w:val="0"/>
          <w14:ligatures w14:val="none"/>
        </w:rPr>
        <w:instrText xml:space="preserve"> INCLUDEPICTURE "https://miro.medium.com/v2/resize:fit:700/1*WAqMIrm5xl7Imx_blCrcTg.png" \* MERGEFORMATINET </w:instrText>
      </w:r>
      <w:r w:rsidRPr="009B0C20">
        <w:rPr>
          <w:rFonts w:ascii="Times New Roman" w:eastAsia="Times New Roman" w:hAnsi="Times New Roman" w:cs="Times New Roman"/>
          <w:kern w:val="0"/>
          <w14:ligatures w14:val="none"/>
        </w:rPr>
        <w:fldChar w:fldCharType="separate"/>
      </w:r>
      <w:r w:rsidRPr="009B0C20">
        <w:rPr>
          <w:rFonts w:ascii="Times New Roman" w:eastAsia="Times New Roman" w:hAnsi="Times New Roman" w:cs="Times New Roman"/>
          <w:noProof/>
          <w:kern w:val="0"/>
          <w14:ligatures w14:val="none"/>
        </w:rPr>
        <w:drawing>
          <wp:inline distT="0" distB="0" distL="0" distR="0" wp14:anchorId="26BC9CB1" wp14:editId="4240CA65">
            <wp:extent cx="5943600" cy="3191510"/>
            <wp:effectExtent l="0" t="0" r="0" b="0"/>
            <wp:docPr id="159250517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05175" name="Picture 15"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91510"/>
                    </a:xfrm>
                    <a:prstGeom prst="rect">
                      <a:avLst/>
                    </a:prstGeom>
                    <a:noFill/>
                    <a:ln>
                      <a:noFill/>
                    </a:ln>
                  </pic:spPr>
                </pic:pic>
              </a:graphicData>
            </a:graphic>
          </wp:inline>
        </w:drawing>
      </w:r>
      <w:r w:rsidRPr="009B0C20">
        <w:rPr>
          <w:rFonts w:ascii="Times New Roman" w:eastAsia="Times New Roman" w:hAnsi="Times New Roman" w:cs="Times New Roman"/>
          <w:kern w:val="0"/>
          <w14:ligatures w14:val="none"/>
        </w:rPr>
        <w:fldChar w:fldCharType="end"/>
      </w:r>
    </w:p>
    <w:p w14:paraId="7C9B5628" w14:textId="77777777" w:rsidR="009B0C20" w:rsidRPr="009B0C20" w:rsidRDefault="009B0C20" w:rsidP="009B0C20">
      <w:pPr>
        <w:spacing w:before="514"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Then we need to click Start Annotating in case you upload images only to use the label tool from Roboflow.</w:t>
      </w:r>
    </w:p>
    <w:p w14:paraId="6E45365D" w14:textId="712DDD9E" w:rsidR="009B0C20" w:rsidRPr="009B0C20" w:rsidRDefault="009B0C20" w:rsidP="009B0C20">
      <w:pPr>
        <w:rPr>
          <w:rFonts w:ascii="Times New Roman" w:eastAsia="Times New Roman" w:hAnsi="Times New Roman" w:cs="Times New Roman"/>
          <w:kern w:val="0"/>
          <w14:ligatures w14:val="none"/>
        </w:rPr>
      </w:pPr>
      <w:r w:rsidRPr="009B0C20">
        <w:rPr>
          <w:rFonts w:ascii="Times New Roman" w:eastAsia="Times New Roman" w:hAnsi="Times New Roman" w:cs="Times New Roman"/>
          <w:kern w:val="0"/>
          <w14:ligatures w14:val="none"/>
        </w:rPr>
        <w:lastRenderedPageBreak/>
        <w:fldChar w:fldCharType="begin"/>
      </w:r>
      <w:r w:rsidRPr="009B0C20">
        <w:rPr>
          <w:rFonts w:ascii="Times New Roman" w:eastAsia="Times New Roman" w:hAnsi="Times New Roman" w:cs="Times New Roman"/>
          <w:kern w:val="0"/>
          <w14:ligatures w14:val="none"/>
        </w:rPr>
        <w:instrText xml:space="preserve"> INCLUDEPICTURE "https://miro.medium.com/v2/resize:fit:700/1*CzGr7TXE10FkrcnB2CAsOg.png" \* MERGEFORMATINET </w:instrText>
      </w:r>
      <w:r w:rsidRPr="009B0C20">
        <w:rPr>
          <w:rFonts w:ascii="Times New Roman" w:eastAsia="Times New Roman" w:hAnsi="Times New Roman" w:cs="Times New Roman"/>
          <w:kern w:val="0"/>
          <w14:ligatures w14:val="none"/>
        </w:rPr>
        <w:fldChar w:fldCharType="separate"/>
      </w:r>
      <w:r w:rsidRPr="009B0C20">
        <w:rPr>
          <w:rFonts w:ascii="Times New Roman" w:eastAsia="Times New Roman" w:hAnsi="Times New Roman" w:cs="Times New Roman"/>
          <w:noProof/>
          <w:kern w:val="0"/>
          <w14:ligatures w14:val="none"/>
        </w:rPr>
        <w:drawing>
          <wp:inline distT="0" distB="0" distL="0" distR="0" wp14:anchorId="2CD3F07E" wp14:editId="4AA15DDB">
            <wp:extent cx="5943600" cy="2724150"/>
            <wp:effectExtent l="0" t="0" r="0" b="6350"/>
            <wp:docPr id="667514312"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514312" name="Picture 14"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724150"/>
                    </a:xfrm>
                    <a:prstGeom prst="rect">
                      <a:avLst/>
                    </a:prstGeom>
                    <a:noFill/>
                    <a:ln>
                      <a:noFill/>
                    </a:ln>
                  </pic:spPr>
                </pic:pic>
              </a:graphicData>
            </a:graphic>
          </wp:inline>
        </w:drawing>
      </w:r>
      <w:r w:rsidRPr="009B0C20">
        <w:rPr>
          <w:rFonts w:ascii="Times New Roman" w:eastAsia="Times New Roman" w:hAnsi="Times New Roman" w:cs="Times New Roman"/>
          <w:kern w:val="0"/>
          <w14:ligatures w14:val="none"/>
        </w:rPr>
        <w:fldChar w:fldCharType="end"/>
      </w:r>
    </w:p>
    <w:p w14:paraId="704374F5" w14:textId="77777777" w:rsidR="009B0C20" w:rsidRPr="009B0C20" w:rsidRDefault="009B0C20" w:rsidP="009B0C20">
      <w:pPr>
        <w:spacing w:before="468" w:line="450" w:lineRule="atLeast"/>
        <w:outlineLvl w:val="0"/>
        <w:rPr>
          <w:rFonts w:ascii="Helvetica Neue" w:eastAsia="Times New Roman" w:hAnsi="Helvetica Neue" w:cs="Times New Roman"/>
          <w:b/>
          <w:bCs/>
          <w:color w:val="242424"/>
          <w:spacing w:val="-4"/>
          <w:kern w:val="36"/>
          <w:sz w:val="36"/>
          <w:szCs w:val="36"/>
          <w14:ligatures w14:val="none"/>
        </w:rPr>
      </w:pPr>
      <w:r w:rsidRPr="009B0C20">
        <w:rPr>
          <w:rFonts w:ascii="Helvetica Neue" w:eastAsia="Times New Roman" w:hAnsi="Helvetica Neue" w:cs="Times New Roman"/>
          <w:b/>
          <w:bCs/>
          <w:color w:val="242424"/>
          <w:spacing w:val="-4"/>
          <w:kern w:val="36"/>
          <w:sz w:val="36"/>
          <w:szCs w:val="36"/>
          <w14:ligatures w14:val="none"/>
        </w:rPr>
        <w:t>Label your images</w:t>
      </w:r>
    </w:p>
    <w:p w14:paraId="66EADFDA" w14:textId="77777777" w:rsidR="009B0C20" w:rsidRPr="009B0C20" w:rsidRDefault="009B0C20" w:rsidP="009B0C20">
      <w:pPr>
        <w:spacing w:before="226"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Use the tool to select the element with the classes that you are going to use in your model. And repeat the same process for all the images.</w:t>
      </w:r>
    </w:p>
    <w:p w14:paraId="5B9A89FB" w14:textId="7CEB51ED" w:rsidR="009B0C20" w:rsidRPr="009B0C20" w:rsidRDefault="009B0C20" w:rsidP="009B0C20">
      <w:pPr>
        <w:rPr>
          <w:rFonts w:ascii="Times New Roman" w:eastAsia="Times New Roman" w:hAnsi="Times New Roman" w:cs="Times New Roman"/>
          <w:kern w:val="0"/>
          <w14:ligatures w14:val="none"/>
        </w:rPr>
      </w:pPr>
      <w:r w:rsidRPr="009B0C20">
        <w:rPr>
          <w:rFonts w:ascii="Times New Roman" w:eastAsia="Times New Roman" w:hAnsi="Times New Roman" w:cs="Times New Roman"/>
          <w:kern w:val="0"/>
          <w14:ligatures w14:val="none"/>
        </w:rPr>
        <w:fldChar w:fldCharType="begin"/>
      </w:r>
      <w:r w:rsidRPr="009B0C20">
        <w:rPr>
          <w:rFonts w:ascii="Times New Roman" w:eastAsia="Times New Roman" w:hAnsi="Times New Roman" w:cs="Times New Roman"/>
          <w:kern w:val="0"/>
          <w14:ligatures w14:val="none"/>
        </w:rPr>
        <w:instrText xml:space="preserve"> INCLUDEPICTURE "https://miro.medium.com/v2/resize:fit:700/1*7pWDG_sIqBa47twdRBifBg.png" \* MERGEFORMATINET </w:instrText>
      </w:r>
      <w:r w:rsidRPr="009B0C20">
        <w:rPr>
          <w:rFonts w:ascii="Times New Roman" w:eastAsia="Times New Roman" w:hAnsi="Times New Roman" w:cs="Times New Roman"/>
          <w:kern w:val="0"/>
          <w14:ligatures w14:val="none"/>
        </w:rPr>
        <w:fldChar w:fldCharType="separate"/>
      </w:r>
      <w:r w:rsidRPr="009B0C20">
        <w:rPr>
          <w:rFonts w:ascii="Times New Roman" w:eastAsia="Times New Roman" w:hAnsi="Times New Roman" w:cs="Times New Roman"/>
          <w:noProof/>
          <w:kern w:val="0"/>
          <w14:ligatures w14:val="none"/>
        </w:rPr>
        <w:drawing>
          <wp:inline distT="0" distB="0" distL="0" distR="0" wp14:anchorId="59BDE278" wp14:editId="2B9A7A3E">
            <wp:extent cx="5943600" cy="2895600"/>
            <wp:effectExtent l="0" t="0" r="0" b="0"/>
            <wp:docPr id="1379958820"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58820" name="Picture 13"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r w:rsidRPr="009B0C20">
        <w:rPr>
          <w:rFonts w:ascii="Times New Roman" w:eastAsia="Times New Roman" w:hAnsi="Times New Roman" w:cs="Times New Roman"/>
          <w:kern w:val="0"/>
          <w14:ligatures w14:val="none"/>
        </w:rPr>
        <w:fldChar w:fldCharType="end"/>
      </w:r>
    </w:p>
    <w:p w14:paraId="52AC4F94" w14:textId="77777777" w:rsidR="009B0C20" w:rsidRPr="009B0C20" w:rsidRDefault="009B0C20" w:rsidP="009B0C20">
      <w:pPr>
        <w:spacing w:before="514"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After you finish labeling all the images click the back button highlighted in red in the image below.</w:t>
      </w:r>
    </w:p>
    <w:p w14:paraId="3775C219" w14:textId="135C9B6D" w:rsidR="009B0C20" w:rsidRPr="009B0C20" w:rsidRDefault="009B0C20" w:rsidP="009B0C20">
      <w:pPr>
        <w:rPr>
          <w:rFonts w:ascii="Times New Roman" w:eastAsia="Times New Roman" w:hAnsi="Times New Roman" w:cs="Times New Roman"/>
          <w:kern w:val="0"/>
          <w14:ligatures w14:val="none"/>
        </w:rPr>
      </w:pPr>
      <w:r w:rsidRPr="009B0C20">
        <w:rPr>
          <w:rFonts w:ascii="Times New Roman" w:eastAsia="Times New Roman" w:hAnsi="Times New Roman" w:cs="Times New Roman"/>
          <w:kern w:val="0"/>
          <w14:ligatures w14:val="none"/>
        </w:rPr>
        <w:lastRenderedPageBreak/>
        <w:fldChar w:fldCharType="begin"/>
      </w:r>
      <w:r w:rsidRPr="009B0C20">
        <w:rPr>
          <w:rFonts w:ascii="Times New Roman" w:eastAsia="Times New Roman" w:hAnsi="Times New Roman" w:cs="Times New Roman"/>
          <w:kern w:val="0"/>
          <w14:ligatures w14:val="none"/>
        </w:rPr>
        <w:instrText xml:space="preserve"> INCLUDEPICTURE "https://miro.medium.com/v2/resize:fit:700/1*VriBNh_GozeJ0-RBLqdTTg.png" \* MERGEFORMATINET </w:instrText>
      </w:r>
      <w:r w:rsidRPr="009B0C20">
        <w:rPr>
          <w:rFonts w:ascii="Times New Roman" w:eastAsia="Times New Roman" w:hAnsi="Times New Roman" w:cs="Times New Roman"/>
          <w:kern w:val="0"/>
          <w14:ligatures w14:val="none"/>
        </w:rPr>
        <w:fldChar w:fldCharType="separate"/>
      </w:r>
      <w:r w:rsidRPr="009B0C20">
        <w:rPr>
          <w:rFonts w:ascii="Times New Roman" w:eastAsia="Times New Roman" w:hAnsi="Times New Roman" w:cs="Times New Roman"/>
          <w:noProof/>
          <w:kern w:val="0"/>
          <w14:ligatures w14:val="none"/>
        </w:rPr>
        <w:drawing>
          <wp:inline distT="0" distB="0" distL="0" distR="0" wp14:anchorId="64A6077C" wp14:editId="605074A3">
            <wp:extent cx="5943600" cy="3048000"/>
            <wp:effectExtent l="0" t="0" r="0" b="0"/>
            <wp:docPr id="706046097"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046097" name="Picture 12"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r w:rsidRPr="009B0C20">
        <w:rPr>
          <w:rFonts w:ascii="Times New Roman" w:eastAsia="Times New Roman" w:hAnsi="Times New Roman" w:cs="Times New Roman"/>
          <w:kern w:val="0"/>
          <w14:ligatures w14:val="none"/>
        </w:rPr>
        <w:fldChar w:fldCharType="end"/>
      </w:r>
    </w:p>
    <w:p w14:paraId="3BA4110C" w14:textId="77777777" w:rsidR="009B0C20" w:rsidRPr="009B0C20" w:rsidRDefault="009B0C20" w:rsidP="009B0C20">
      <w:pPr>
        <w:spacing w:before="514"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Now we can add all the images to the Dataset with the button Add </w:t>
      </w:r>
      <w:r w:rsidRPr="009B0C20">
        <w:rPr>
          <w:rFonts w:ascii="Georgia" w:eastAsia="Times New Roman" w:hAnsi="Georgia" w:cs="Times New Roman"/>
          <w:i/>
          <w:iCs/>
          <w:color w:val="242424"/>
          <w:spacing w:val="-1"/>
          <w:kern w:val="0"/>
          <w:sz w:val="30"/>
          <w:szCs w:val="30"/>
          <w14:ligatures w14:val="none"/>
        </w:rPr>
        <w:t>n</w:t>
      </w:r>
      <w:r w:rsidRPr="009B0C20">
        <w:rPr>
          <w:rFonts w:ascii="Georgia" w:eastAsia="Times New Roman" w:hAnsi="Georgia" w:cs="Times New Roman"/>
          <w:color w:val="242424"/>
          <w:spacing w:val="-1"/>
          <w:kern w:val="0"/>
          <w:sz w:val="30"/>
          <w:szCs w:val="30"/>
          <w14:ligatures w14:val="none"/>
        </w:rPr>
        <w:t> Image to the Dataset.</w:t>
      </w:r>
    </w:p>
    <w:p w14:paraId="202EDCA4" w14:textId="77A0BDF1" w:rsidR="009B0C20" w:rsidRPr="009B0C20" w:rsidRDefault="009B0C20" w:rsidP="009B0C20">
      <w:pPr>
        <w:rPr>
          <w:rFonts w:ascii="Times New Roman" w:eastAsia="Times New Roman" w:hAnsi="Times New Roman" w:cs="Times New Roman"/>
          <w:kern w:val="0"/>
          <w14:ligatures w14:val="none"/>
        </w:rPr>
      </w:pPr>
      <w:r w:rsidRPr="009B0C20">
        <w:rPr>
          <w:rFonts w:ascii="Times New Roman" w:eastAsia="Times New Roman" w:hAnsi="Times New Roman" w:cs="Times New Roman"/>
          <w:kern w:val="0"/>
          <w14:ligatures w14:val="none"/>
        </w:rPr>
        <w:fldChar w:fldCharType="begin"/>
      </w:r>
      <w:r w:rsidRPr="009B0C20">
        <w:rPr>
          <w:rFonts w:ascii="Times New Roman" w:eastAsia="Times New Roman" w:hAnsi="Times New Roman" w:cs="Times New Roman"/>
          <w:kern w:val="0"/>
          <w14:ligatures w14:val="none"/>
        </w:rPr>
        <w:instrText xml:space="preserve"> INCLUDEPICTURE "https://miro.medium.com/v2/resize:fit:700/1*HT0u2HS2SiLnjcI8xArkVw.png" \* MERGEFORMATINET </w:instrText>
      </w:r>
      <w:r w:rsidRPr="009B0C20">
        <w:rPr>
          <w:rFonts w:ascii="Times New Roman" w:eastAsia="Times New Roman" w:hAnsi="Times New Roman" w:cs="Times New Roman"/>
          <w:kern w:val="0"/>
          <w14:ligatures w14:val="none"/>
        </w:rPr>
        <w:fldChar w:fldCharType="separate"/>
      </w:r>
      <w:r w:rsidRPr="009B0C20">
        <w:rPr>
          <w:rFonts w:ascii="Times New Roman" w:eastAsia="Times New Roman" w:hAnsi="Times New Roman" w:cs="Times New Roman"/>
          <w:noProof/>
          <w:kern w:val="0"/>
          <w14:ligatures w14:val="none"/>
        </w:rPr>
        <w:drawing>
          <wp:inline distT="0" distB="0" distL="0" distR="0" wp14:anchorId="5079FD7B" wp14:editId="0997826F">
            <wp:extent cx="5943600" cy="2545080"/>
            <wp:effectExtent l="0" t="0" r="0" b="0"/>
            <wp:docPr id="1069028780"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028780" name="Picture 11"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545080"/>
                    </a:xfrm>
                    <a:prstGeom prst="rect">
                      <a:avLst/>
                    </a:prstGeom>
                    <a:noFill/>
                    <a:ln>
                      <a:noFill/>
                    </a:ln>
                  </pic:spPr>
                </pic:pic>
              </a:graphicData>
            </a:graphic>
          </wp:inline>
        </w:drawing>
      </w:r>
      <w:r w:rsidRPr="009B0C20">
        <w:rPr>
          <w:rFonts w:ascii="Times New Roman" w:eastAsia="Times New Roman" w:hAnsi="Times New Roman" w:cs="Times New Roman"/>
          <w:kern w:val="0"/>
          <w14:ligatures w14:val="none"/>
        </w:rPr>
        <w:fldChar w:fldCharType="end"/>
      </w:r>
    </w:p>
    <w:p w14:paraId="40D34CE8" w14:textId="77777777" w:rsidR="009B0C20" w:rsidRPr="009B0C20" w:rsidRDefault="009B0C20" w:rsidP="009B0C20">
      <w:pPr>
        <w:spacing w:before="514"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Noe will appear the option to Add Images you can choose different options I recommend using the default option.</w:t>
      </w:r>
    </w:p>
    <w:p w14:paraId="053A2525" w14:textId="3753E918" w:rsidR="009B0C20" w:rsidRPr="009B0C20" w:rsidRDefault="009B0C20" w:rsidP="009B0C20">
      <w:pPr>
        <w:rPr>
          <w:rFonts w:ascii="Times New Roman" w:eastAsia="Times New Roman" w:hAnsi="Times New Roman" w:cs="Times New Roman"/>
          <w:kern w:val="0"/>
          <w14:ligatures w14:val="none"/>
        </w:rPr>
      </w:pPr>
      <w:r w:rsidRPr="009B0C20">
        <w:rPr>
          <w:rFonts w:ascii="Times New Roman" w:eastAsia="Times New Roman" w:hAnsi="Times New Roman" w:cs="Times New Roman"/>
          <w:kern w:val="0"/>
          <w14:ligatures w14:val="none"/>
        </w:rPr>
        <w:lastRenderedPageBreak/>
        <w:fldChar w:fldCharType="begin"/>
      </w:r>
      <w:r w:rsidRPr="009B0C20">
        <w:rPr>
          <w:rFonts w:ascii="Times New Roman" w:eastAsia="Times New Roman" w:hAnsi="Times New Roman" w:cs="Times New Roman"/>
          <w:kern w:val="0"/>
          <w14:ligatures w14:val="none"/>
        </w:rPr>
        <w:instrText xml:space="preserve"> INCLUDEPICTURE "https://miro.medium.com/v2/resize:fit:700/1*wgscCbVzWtEVaGMS-Y94Pg.png" \* MERGEFORMATINET </w:instrText>
      </w:r>
      <w:r w:rsidRPr="009B0C20">
        <w:rPr>
          <w:rFonts w:ascii="Times New Roman" w:eastAsia="Times New Roman" w:hAnsi="Times New Roman" w:cs="Times New Roman"/>
          <w:kern w:val="0"/>
          <w14:ligatures w14:val="none"/>
        </w:rPr>
        <w:fldChar w:fldCharType="separate"/>
      </w:r>
      <w:r w:rsidRPr="009B0C20">
        <w:rPr>
          <w:rFonts w:ascii="Times New Roman" w:eastAsia="Times New Roman" w:hAnsi="Times New Roman" w:cs="Times New Roman"/>
          <w:noProof/>
          <w:kern w:val="0"/>
          <w14:ligatures w14:val="none"/>
        </w:rPr>
        <w:drawing>
          <wp:inline distT="0" distB="0" distL="0" distR="0" wp14:anchorId="72FE44ED" wp14:editId="1473A169">
            <wp:extent cx="5943600" cy="3141345"/>
            <wp:effectExtent l="0" t="0" r="0" b="0"/>
            <wp:docPr id="772082956"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082956" name="Picture 10"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141345"/>
                    </a:xfrm>
                    <a:prstGeom prst="rect">
                      <a:avLst/>
                    </a:prstGeom>
                    <a:noFill/>
                    <a:ln>
                      <a:noFill/>
                    </a:ln>
                  </pic:spPr>
                </pic:pic>
              </a:graphicData>
            </a:graphic>
          </wp:inline>
        </w:drawing>
      </w:r>
      <w:r w:rsidRPr="009B0C20">
        <w:rPr>
          <w:rFonts w:ascii="Times New Roman" w:eastAsia="Times New Roman" w:hAnsi="Times New Roman" w:cs="Times New Roman"/>
          <w:kern w:val="0"/>
          <w14:ligatures w14:val="none"/>
        </w:rPr>
        <w:fldChar w:fldCharType="end"/>
      </w:r>
    </w:p>
    <w:p w14:paraId="22AFAD26" w14:textId="77777777" w:rsidR="009B0C20" w:rsidRPr="009B0C20" w:rsidRDefault="009B0C20" w:rsidP="009B0C20">
      <w:pPr>
        <w:spacing w:before="514"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After loading our images to the database another window will appear. You need to make sure that there are no </w:t>
      </w:r>
      <w:r w:rsidRPr="009B0C20">
        <w:rPr>
          <w:rFonts w:ascii="Georgia" w:eastAsia="Times New Roman" w:hAnsi="Georgia" w:cs="Times New Roman"/>
          <w:i/>
          <w:iCs/>
          <w:color w:val="242424"/>
          <w:spacing w:val="-1"/>
          <w:kern w:val="0"/>
          <w:sz w:val="30"/>
          <w:szCs w:val="30"/>
          <w14:ligatures w14:val="none"/>
        </w:rPr>
        <w:t>UNASSIGNED</w:t>
      </w:r>
      <w:r w:rsidRPr="009B0C20">
        <w:rPr>
          <w:rFonts w:ascii="Georgia" w:eastAsia="Times New Roman" w:hAnsi="Georgia" w:cs="Times New Roman"/>
          <w:color w:val="242424"/>
          <w:spacing w:val="-1"/>
          <w:kern w:val="0"/>
          <w:sz w:val="30"/>
          <w:szCs w:val="30"/>
          <w14:ligatures w14:val="none"/>
        </w:rPr>
        <w:t> </w:t>
      </w:r>
      <w:proofErr w:type="gramStart"/>
      <w:r w:rsidRPr="009B0C20">
        <w:rPr>
          <w:rFonts w:ascii="Georgia" w:eastAsia="Times New Roman" w:hAnsi="Georgia" w:cs="Times New Roman"/>
          <w:color w:val="242424"/>
          <w:spacing w:val="-1"/>
          <w:kern w:val="0"/>
          <w:sz w:val="30"/>
          <w:szCs w:val="30"/>
          <w14:ligatures w14:val="none"/>
        </w:rPr>
        <w:t>images</w:t>
      </w:r>
      <w:proofErr w:type="gramEnd"/>
      <w:r w:rsidRPr="009B0C20">
        <w:rPr>
          <w:rFonts w:ascii="Georgia" w:eastAsia="Times New Roman" w:hAnsi="Georgia" w:cs="Times New Roman"/>
          <w:color w:val="242424"/>
          <w:spacing w:val="-1"/>
          <w:kern w:val="0"/>
          <w:sz w:val="30"/>
          <w:szCs w:val="30"/>
          <w14:ligatures w14:val="none"/>
        </w:rPr>
        <w:t xml:space="preserve"> and the Dataset is ready, once you have it similar as the image below you can Click Generate New Version.</w:t>
      </w:r>
    </w:p>
    <w:p w14:paraId="489240D4" w14:textId="43FF182D" w:rsidR="009B0C20" w:rsidRPr="009B0C20" w:rsidRDefault="009B0C20" w:rsidP="009B0C20">
      <w:pPr>
        <w:rPr>
          <w:rFonts w:ascii="Times New Roman" w:eastAsia="Times New Roman" w:hAnsi="Times New Roman" w:cs="Times New Roman"/>
          <w:kern w:val="0"/>
          <w14:ligatures w14:val="none"/>
        </w:rPr>
      </w:pPr>
      <w:r w:rsidRPr="009B0C20">
        <w:rPr>
          <w:rFonts w:ascii="Times New Roman" w:eastAsia="Times New Roman" w:hAnsi="Times New Roman" w:cs="Times New Roman"/>
          <w:kern w:val="0"/>
          <w14:ligatures w14:val="none"/>
        </w:rPr>
        <w:fldChar w:fldCharType="begin"/>
      </w:r>
      <w:r w:rsidRPr="009B0C20">
        <w:rPr>
          <w:rFonts w:ascii="Times New Roman" w:eastAsia="Times New Roman" w:hAnsi="Times New Roman" w:cs="Times New Roman"/>
          <w:kern w:val="0"/>
          <w14:ligatures w14:val="none"/>
        </w:rPr>
        <w:instrText xml:space="preserve"> INCLUDEPICTURE "https://miro.medium.com/v2/resize:fit:700/1*NxstgI4A18GXgwfilB5Emg.png" \* MERGEFORMATINET </w:instrText>
      </w:r>
      <w:r w:rsidRPr="009B0C20">
        <w:rPr>
          <w:rFonts w:ascii="Times New Roman" w:eastAsia="Times New Roman" w:hAnsi="Times New Roman" w:cs="Times New Roman"/>
          <w:kern w:val="0"/>
          <w14:ligatures w14:val="none"/>
        </w:rPr>
        <w:fldChar w:fldCharType="separate"/>
      </w:r>
      <w:r w:rsidRPr="009B0C20">
        <w:rPr>
          <w:rFonts w:ascii="Times New Roman" w:eastAsia="Times New Roman" w:hAnsi="Times New Roman" w:cs="Times New Roman"/>
          <w:noProof/>
          <w:kern w:val="0"/>
          <w14:ligatures w14:val="none"/>
        </w:rPr>
        <w:drawing>
          <wp:inline distT="0" distB="0" distL="0" distR="0" wp14:anchorId="1FA731DC" wp14:editId="3303FEC1">
            <wp:extent cx="5943600" cy="2401570"/>
            <wp:effectExtent l="0" t="0" r="0" b="0"/>
            <wp:docPr id="557669950"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69950" name="Picture 9"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401570"/>
                    </a:xfrm>
                    <a:prstGeom prst="rect">
                      <a:avLst/>
                    </a:prstGeom>
                    <a:noFill/>
                    <a:ln>
                      <a:noFill/>
                    </a:ln>
                  </pic:spPr>
                </pic:pic>
              </a:graphicData>
            </a:graphic>
          </wp:inline>
        </w:drawing>
      </w:r>
      <w:r w:rsidRPr="009B0C20">
        <w:rPr>
          <w:rFonts w:ascii="Times New Roman" w:eastAsia="Times New Roman" w:hAnsi="Times New Roman" w:cs="Times New Roman"/>
          <w:kern w:val="0"/>
          <w14:ligatures w14:val="none"/>
        </w:rPr>
        <w:fldChar w:fldCharType="end"/>
      </w:r>
    </w:p>
    <w:p w14:paraId="2DCDDD6F" w14:textId="77777777" w:rsidR="009B0C20" w:rsidRPr="009B0C20" w:rsidRDefault="009B0C20" w:rsidP="009B0C20">
      <w:pPr>
        <w:spacing w:before="514"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When we </w:t>
      </w:r>
      <w:r w:rsidRPr="009B0C20">
        <w:rPr>
          <w:rFonts w:ascii="Georgia" w:eastAsia="Times New Roman" w:hAnsi="Georgia" w:cs="Times New Roman"/>
          <w:i/>
          <w:iCs/>
          <w:color w:val="242424"/>
          <w:spacing w:val="-1"/>
          <w:kern w:val="0"/>
          <w:sz w:val="30"/>
          <w:szCs w:val="30"/>
          <w14:ligatures w14:val="none"/>
        </w:rPr>
        <w:t xml:space="preserve">Generate a New </w:t>
      </w:r>
      <w:proofErr w:type="gramStart"/>
      <w:r w:rsidRPr="009B0C20">
        <w:rPr>
          <w:rFonts w:ascii="Georgia" w:eastAsia="Times New Roman" w:hAnsi="Georgia" w:cs="Times New Roman"/>
          <w:i/>
          <w:iCs/>
          <w:color w:val="242424"/>
          <w:spacing w:val="-1"/>
          <w:kern w:val="0"/>
          <w:sz w:val="30"/>
          <w:szCs w:val="30"/>
          <w14:ligatures w14:val="none"/>
        </w:rPr>
        <w:t>Version</w:t>
      </w:r>
      <w:proofErr w:type="gramEnd"/>
      <w:r w:rsidRPr="009B0C20">
        <w:rPr>
          <w:rFonts w:ascii="Georgia" w:eastAsia="Times New Roman" w:hAnsi="Georgia" w:cs="Times New Roman"/>
          <w:color w:val="242424"/>
          <w:spacing w:val="-1"/>
          <w:kern w:val="0"/>
          <w:sz w:val="30"/>
          <w:szCs w:val="30"/>
          <w14:ligatures w14:val="none"/>
        </w:rPr>
        <w:t> we can use some tools to prepare the data and experiment with them. Go to option 3.</w:t>
      </w:r>
    </w:p>
    <w:p w14:paraId="4DB4ABB0" w14:textId="4B99B79E" w:rsidR="009B0C20" w:rsidRPr="009B0C20" w:rsidRDefault="009B0C20" w:rsidP="009B0C20">
      <w:pPr>
        <w:rPr>
          <w:rFonts w:ascii="Times New Roman" w:eastAsia="Times New Roman" w:hAnsi="Times New Roman" w:cs="Times New Roman"/>
          <w:kern w:val="0"/>
          <w14:ligatures w14:val="none"/>
        </w:rPr>
      </w:pPr>
      <w:r w:rsidRPr="009B0C20">
        <w:rPr>
          <w:rFonts w:ascii="Times New Roman" w:eastAsia="Times New Roman" w:hAnsi="Times New Roman" w:cs="Times New Roman"/>
          <w:kern w:val="0"/>
          <w14:ligatures w14:val="none"/>
        </w:rPr>
        <w:lastRenderedPageBreak/>
        <w:fldChar w:fldCharType="begin"/>
      </w:r>
      <w:r w:rsidRPr="009B0C20">
        <w:rPr>
          <w:rFonts w:ascii="Times New Roman" w:eastAsia="Times New Roman" w:hAnsi="Times New Roman" w:cs="Times New Roman"/>
          <w:kern w:val="0"/>
          <w14:ligatures w14:val="none"/>
        </w:rPr>
        <w:instrText xml:space="preserve"> INCLUDEPICTURE "https://miro.medium.com/v2/resize:fit:700/1*z06XbVnnDABrpMSjZRZ9nw.png" \* MERGEFORMATINET </w:instrText>
      </w:r>
      <w:r w:rsidRPr="009B0C20">
        <w:rPr>
          <w:rFonts w:ascii="Times New Roman" w:eastAsia="Times New Roman" w:hAnsi="Times New Roman" w:cs="Times New Roman"/>
          <w:kern w:val="0"/>
          <w14:ligatures w14:val="none"/>
        </w:rPr>
        <w:fldChar w:fldCharType="separate"/>
      </w:r>
      <w:r w:rsidRPr="009B0C20">
        <w:rPr>
          <w:rFonts w:ascii="Times New Roman" w:eastAsia="Times New Roman" w:hAnsi="Times New Roman" w:cs="Times New Roman"/>
          <w:noProof/>
          <w:kern w:val="0"/>
          <w14:ligatures w14:val="none"/>
        </w:rPr>
        <w:drawing>
          <wp:inline distT="0" distB="0" distL="0" distR="0" wp14:anchorId="6C307ED7" wp14:editId="0584FCB8">
            <wp:extent cx="5056632" cy="3858768"/>
            <wp:effectExtent l="0" t="0" r="0" b="2540"/>
            <wp:docPr id="10345953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595314" name="Picture 8"/>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056632" cy="3858768"/>
                    </a:xfrm>
                    <a:prstGeom prst="rect">
                      <a:avLst/>
                    </a:prstGeom>
                    <a:noFill/>
                    <a:ln>
                      <a:noFill/>
                    </a:ln>
                  </pic:spPr>
                </pic:pic>
              </a:graphicData>
            </a:graphic>
          </wp:inline>
        </w:drawing>
      </w:r>
      <w:r w:rsidRPr="009B0C20">
        <w:rPr>
          <w:rFonts w:ascii="Times New Roman" w:eastAsia="Times New Roman" w:hAnsi="Times New Roman" w:cs="Times New Roman"/>
          <w:kern w:val="0"/>
          <w14:ligatures w14:val="none"/>
        </w:rPr>
        <w:fldChar w:fldCharType="end"/>
      </w:r>
    </w:p>
    <w:p w14:paraId="272B59E7" w14:textId="77777777" w:rsidR="009B0C20" w:rsidRPr="009B0C20" w:rsidRDefault="009B0C20" w:rsidP="009B0C20">
      <w:pPr>
        <w:spacing w:before="514"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In this option we can apply transformations in all the images, so make sure to configure this depending on your project. Maybe you are using a camera in Raspberry Pi or maybe you want to use images with a specific format. For my project this configuration is perfect.</w:t>
      </w:r>
    </w:p>
    <w:p w14:paraId="4524BA06" w14:textId="76E209CC" w:rsidR="009B0C20" w:rsidRPr="009B0C20" w:rsidRDefault="009B0C20" w:rsidP="009B0C20">
      <w:pPr>
        <w:rPr>
          <w:rFonts w:ascii="Times New Roman" w:eastAsia="Times New Roman" w:hAnsi="Times New Roman" w:cs="Times New Roman"/>
          <w:kern w:val="0"/>
          <w14:ligatures w14:val="none"/>
        </w:rPr>
      </w:pPr>
      <w:r w:rsidRPr="009B0C20">
        <w:rPr>
          <w:rFonts w:ascii="Times New Roman" w:eastAsia="Times New Roman" w:hAnsi="Times New Roman" w:cs="Times New Roman"/>
          <w:kern w:val="0"/>
          <w14:ligatures w14:val="none"/>
        </w:rPr>
        <w:lastRenderedPageBreak/>
        <w:fldChar w:fldCharType="begin"/>
      </w:r>
      <w:r w:rsidRPr="009B0C20">
        <w:rPr>
          <w:rFonts w:ascii="Times New Roman" w:eastAsia="Times New Roman" w:hAnsi="Times New Roman" w:cs="Times New Roman"/>
          <w:kern w:val="0"/>
          <w14:ligatures w14:val="none"/>
        </w:rPr>
        <w:instrText xml:space="preserve"> INCLUDEPICTURE "https://miro.medium.com/v2/resize:fit:700/1*H_rc2Wvja5165gBv1JWABw.png" \* MERGEFORMATINET </w:instrText>
      </w:r>
      <w:r w:rsidRPr="009B0C20">
        <w:rPr>
          <w:rFonts w:ascii="Times New Roman" w:eastAsia="Times New Roman" w:hAnsi="Times New Roman" w:cs="Times New Roman"/>
          <w:kern w:val="0"/>
          <w14:ligatures w14:val="none"/>
        </w:rPr>
        <w:fldChar w:fldCharType="separate"/>
      </w:r>
      <w:r w:rsidRPr="009B0C20">
        <w:rPr>
          <w:rFonts w:ascii="Times New Roman" w:eastAsia="Times New Roman" w:hAnsi="Times New Roman" w:cs="Times New Roman"/>
          <w:noProof/>
          <w:kern w:val="0"/>
          <w14:ligatures w14:val="none"/>
        </w:rPr>
        <w:drawing>
          <wp:inline distT="0" distB="0" distL="0" distR="0" wp14:anchorId="1B7EE79B" wp14:editId="2DCBD241">
            <wp:extent cx="5943600" cy="3164205"/>
            <wp:effectExtent l="0" t="0" r="0" b="0"/>
            <wp:docPr id="49912889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128897" name="Picture 7"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164205"/>
                    </a:xfrm>
                    <a:prstGeom prst="rect">
                      <a:avLst/>
                    </a:prstGeom>
                    <a:noFill/>
                    <a:ln>
                      <a:noFill/>
                    </a:ln>
                  </pic:spPr>
                </pic:pic>
              </a:graphicData>
            </a:graphic>
          </wp:inline>
        </w:drawing>
      </w:r>
      <w:r w:rsidRPr="009B0C20">
        <w:rPr>
          <w:rFonts w:ascii="Times New Roman" w:eastAsia="Times New Roman" w:hAnsi="Times New Roman" w:cs="Times New Roman"/>
          <w:kern w:val="0"/>
          <w14:ligatures w14:val="none"/>
        </w:rPr>
        <w:fldChar w:fldCharType="end"/>
      </w:r>
    </w:p>
    <w:p w14:paraId="2D01607B" w14:textId="77777777" w:rsidR="009B0C20" w:rsidRPr="009B0C20" w:rsidRDefault="009B0C20" w:rsidP="009B0C20">
      <w:pPr>
        <w:spacing w:before="514"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Option 4 is an amazing tool because you can generate extra versions from your images that can duplicate or triplicate in the free version of the dataset. Let’s see the options.</w:t>
      </w:r>
    </w:p>
    <w:p w14:paraId="28DF2288" w14:textId="2BE8AE47" w:rsidR="009B0C20" w:rsidRPr="009B0C20" w:rsidRDefault="009B0C20" w:rsidP="009B0C20">
      <w:pPr>
        <w:rPr>
          <w:rFonts w:ascii="Times New Roman" w:eastAsia="Times New Roman" w:hAnsi="Times New Roman" w:cs="Times New Roman"/>
          <w:kern w:val="0"/>
          <w14:ligatures w14:val="none"/>
        </w:rPr>
      </w:pPr>
      <w:r w:rsidRPr="009B0C20">
        <w:rPr>
          <w:rFonts w:ascii="Times New Roman" w:eastAsia="Times New Roman" w:hAnsi="Times New Roman" w:cs="Times New Roman"/>
          <w:kern w:val="0"/>
          <w14:ligatures w14:val="none"/>
        </w:rPr>
        <w:fldChar w:fldCharType="begin"/>
      </w:r>
      <w:r w:rsidRPr="009B0C20">
        <w:rPr>
          <w:rFonts w:ascii="Times New Roman" w:eastAsia="Times New Roman" w:hAnsi="Times New Roman" w:cs="Times New Roman"/>
          <w:kern w:val="0"/>
          <w14:ligatures w14:val="none"/>
        </w:rPr>
        <w:instrText xml:space="preserve"> INCLUDEPICTURE "https://miro.medium.com/v2/resize:fit:700/1*zBlIvk53NY6ACJIsvtmH4w.png" \* MERGEFORMATINET </w:instrText>
      </w:r>
      <w:r w:rsidRPr="009B0C20">
        <w:rPr>
          <w:rFonts w:ascii="Times New Roman" w:eastAsia="Times New Roman" w:hAnsi="Times New Roman" w:cs="Times New Roman"/>
          <w:kern w:val="0"/>
          <w14:ligatures w14:val="none"/>
        </w:rPr>
        <w:fldChar w:fldCharType="separate"/>
      </w:r>
      <w:r w:rsidRPr="009B0C20">
        <w:rPr>
          <w:rFonts w:ascii="Times New Roman" w:eastAsia="Times New Roman" w:hAnsi="Times New Roman" w:cs="Times New Roman"/>
          <w:noProof/>
          <w:kern w:val="0"/>
          <w14:ligatures w14:val="none"/>
        </w:rPr>
        <w:drawing>
          <wp:inline distT="0" distB="0" distL="0" distR="0" wp14:anchorId="6E87F58E" wp14:editId="7F4DE3C6">
            <wp:extent cx="5943600" cy="2358390"/>
            <wp:effectExtent l="0" t="0" r="0" b="3810"/>
            <wp:docPr id="58314827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48279" name="Picture 6"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358390"/>
                    </a:xfrm>
                    <a:prstGeom prst="rect">
                      <a:avLst/>
                    </a:prstGeom>
                    <a:noFill/>
                    <a:ln>
                      <a:noFill/>
                    </a:ln>
                  </pic:spPr>
                </pic:pic>
              </a:graphicData>
            </a:graphic>
          </wp:inline>
        </w:drawing>
      </w:r>
      <w:r w:rsidRPr="009B0C20">
        <w:rPr>
          <w:rFonts w:ascii="Times New Roman" w:eastAsia="Times New Roman" w:hAnsi="Times New Roman" w:cs="Times New Roman"/>
          <w:kern w:val="0"/>
          <w14:ligatures w14:val="none"/>
        </w:rPr>
        <w:fldChar w:fldCharType="end"/>
      </w:r>
    </w:p>
    <w:p w14:paraId="133C78B3" w14:textId="77777777" w:rsidR="009B0C20" w:rsidRPr="009B0C20" w:rsidRDefault="009B0C20" w:rsidP="009B0C20">
      <w:pPr>
        <w:spacing w:before="514"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For this project I’ll use flip horizontal, try to experiment with it, and depending on your project you can choose the options that you need.</w:t>
      </w:r>
    </w:p>
    <w:p w14:paraId="11EF34D6" w14:textId="3F51F2B2" w:rsidR="009B0C20" w:rsidRPr="009B0C20" w:rsidRDefault="009B0C20" w:rsidP="009B0C20">
      <w:pPr>
        <w:rPr>
          <w:rFonts w:ascii="Times New Roman" w:eastAsia="Times New Roman" w:hAnsi="Times New Roman" w:cs="Times New Roman"/>
          <w:kern w:val="0"/>
          <w14:ligatures w14:val="none"/>
        </w:rPr>
      </w:pPr>
      <w:r w:rsidRPr="009B0C20">
        <w:rPr>
          <w:rFonts w:ascii="Times New Roman" w:eastAsia="Times New Roman" w:hAnsi="Times New Roman" w:cs="Times New Roman"/>
          <w:kern w:val="0"/>
          <w14:ligatures w14:val="none"/>
        </w:rPr>
        <w:lastRenderedPageBreak/>
        <w:fldChar w:fldCharType="begin"/>
      </w:r>
      <w:r w:rsidRPr="009B0C20">
        <w:rPr>
          <w:rFonts w:ascii="Times New Roman" w:eastAsia="Times New Roman" w:hAnsi="Times New Roman" w:cs="Times New Roman"/>
          <w:kern w:val="0"/>
          <w14:ligatures w14:val="none"/>
        </w:rPr>
        <w:instrText xml:space="preserve"> INCLUDEPICTURE "https://miro.medium.com/v2/resize:fit:360/1*ODhmCvetL6Ai8R0tg7XTLg.png" \* MERGEFORMATINET </w:instrText>
      </w:r>
      <w:r w:rsidRPr="009B0C20">
        <w:rPr>
          <w:rFonts w:ascii="Times New Roman" w:eastAsia="Times New Roman" w:hAnsi="Times New Roman" w:cs="Times New Roman"/>
          <w:kern w:val="0"/>
          <w14:ligatures w14:val="none"/>
        </w:rPr>
        <w:fldChar w:fldCharType="separate"/>
      </w:r>
      <w:r w:rsidRPr="009B0C20">
        <w:rPr>
          <w:rFonts w:ascii="Times New Roman" w:eastAsia="Times New Roman" w:hAnsi="Times New Roman" w:cs="Times New Roman"/>
          <w:noProof/>
          <w:kern w:val="0"/>
          <w14:ligatures w14:val="none"/>
        </w:rPr>
        <w:drawing>
          <wp:inline distT="0" distB="0" distL="0" distR="0" wp14:anchorId="70E43707" wp14:editId="6A280CCD">
            <wp:extent cx="4572000" cy="4257675"/>
            <wp:effectExtent l="0" t="0" r="0" b="0"/>
            <wp:docPr id="698793157" name="Picture 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793157" name="Picture 5" descr="A screenshot of a video gam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72000" cy="4257675"/>
                    </a:xfrm>
                    <a:prstGeom prst="rect">
                      <a:avLst/>
                    </a:prstGeom>
                    <a:noFill/>
                    <a:ln>
                      <a:noFill/>
                    </a:ln>
                  </pic:spPr>
                </pic:pic>
              </a:graphicData>
            </a:graphic>
          </wp:inline>
        </w:drawing>
      </w:r>
      <w:r w:rsidRPr="009B0C20">
        <w:rPr>
          <w:rFonts w:ascii="Times New Roman" w:eastAsia="Times New Roman" w:hAnsi="Times New Roman" w:cs="Times New Roman"/>
          <w:kern w:val="0"/>
          <w14:ligatures w14:val="none"/>
        </w:rPr>
        <w:fldChar w:fldCharType="end"/>
      </w:r>
    </w:p>
    <w:p w14:paraId="20CAA600" w14:textId="77777777" w:rsidR="009B0C20" w:rsidRPr="009B0C20" w:rsidRDefault="009B0C20" w:rsidP="009B0C20">
      <w:pPr>
        <w:spacing w:before="514"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After you choose an </w:t>
      </w:r>
      <w:proofErr w:type="gramStart"/>
      <w:r w:rsidRPr="009B0C20">
        <w:rPr>
          <w:rFonts w:ascii="Georgia" w:eastAsia="Times New Roman" w:hAnsi="Georgia" w:cs="Times New Roman"/>
          <w:i/>
          <w:iCs/>
          <w:color w:val="242424"/>
          <w:spacing w:val="-1"/>
          <w:kern w:val="0"/>
          <w:sz w:val="30"/>
          <w:szCs w:val="30"/>
          <w14:ligatures w14:val="none"/>
        </w:rPr>
        <w:t>Augmentation</w:t>
      </w:r>
      <w:proofErr w:type="gramEnd"/>
      <w:r w:rsidRPr="009B0C20">
        <w:rPr>
          <w:rFonts w:ascii="Georgia" w:eastAsia="Times New Roman" w:hAnsi="Georgia" w:cs="Times New Roman"/>
          <w:color w:val="242424"/>
          <w:spacing w:val="-1"/>
          <w:kern w:val="0"/>
          <w:sz w:val="30"/>
          <w:szCs w:val="30"/>
          <w14:ligatures w14:val="none"/>
        </w:rPr>
        <w:t> you will see extra options. For my project I only need the Horizontal. Try to check what is best for your custom project. After that click </w:t>
      </w:r>
      <w:r w:rsidRPr="009B0C20">
        <w:rPr>
          <w:rFonts w:ascii="Georgia" w:eastAsia="Times New Roman" w:hAnsi="Georgia" w:cs="Times New Roman"/>
          <w:i/>
          <w:iCs/>
          <w:color w:val="242424"/>
          <w:spacing w:val="-1"/>
          <w:kern w:val="0"/>
          <w:sz w:val="30"/>
          <w:szCs w:val="30"/>
          <w14:ligatures w14:val="none"/>
        </w:rPr>
        <w:t>Apply</w:t>
      </w:r>
    </w:p>
    <w:p w14:paraId="194F0094" w14:textId="20884902" w:rsidR="009B0C20" w:rsidRPr="009B0C20" w:rsidRDefault="009B0C20" w:rsidP="009B0C20">
      <w:pPr>
        <w:rPr>
          <w:rFonts w:ascii="Times New Roman" w:eastAsia="Times New Roman" w:hAnsi="Times New Roman" w:cs="Times New Roman"/>
          <w:kern w:val="0"/>
          <w14:ligatures w14:val="none"/>
        </w:rPr>
      </w:pPr>
      <w:r w:rsidRPr="009B0C20">
        <w:rPr>
          <w:rFonts w:ascii="Times New Roman" w:eastAsia="Times New Roman" w:hAnsi="Times New Roman" w:cs="Times New Roman"/>
          <w:kern w:val="0"/>
          <w14:ligatures w14:val="none"/>
        </w:rPr>
        <w:lastRenderedPageBreak/>
        <w:fldChar w:fldCharType="begin"/>
      </w:r>
      <w:r w:rsidRPr="009B0C20">
        <w:rPr>
          <w:rFonts w:ascii="Times New Roman" w:eastAsia="Times New Roman" w:hAnsi="Times New Roman" w:cs="Times New Roman"/>
          <w:kern w:val="0"/>
          <w14:ligatures w14:val="none"/>
        </w:rPr>
        <w:instrText xml:space="preserve"> INCLUDEPICTURE "https://miro.medium.com/v2/resize:fit:404/1*UFDaGe9-hzWei1ahN3U9KA.png" \* MERGEFORMATINET </w:instrText>
      </w:r>
      <w:r w:rsidRPr="009B0C20">
        <w:rPr>
          <w:rFonts w:ascii="Times New Roman" w:eastAsia="Times New Roman" w:hAnsi="Times New Roman" w:cs="Times New Roman"/>
          <w:kern w:val="0"/>
          <w14:ligatures w14:val="none"/>
        </w:rPr>
        <w:fldChar w:fldCharType="separate"/>
      </w:r>
      <w:r w:rsidRPr="009B0C20">
        <w:rPr>
          <w:rFonts w:ascii="Times New Roman" w:eastAsia="Times New Roman" w:hAnsi="Times New Roman" w:cs="Times New Roman"/>
          <w:noProof/>
          <w:kern w:val="0"/>
          <w14:ligatures w14:val="none"/>
        </w:rPr>
        <w:drawing>
          <wp:inline distT="0" distB="0" distL="0" distR="0" wp14:anchorId="7E1FFDB4" wp14:editId="1D8007A4">
            <wp:extent cx="5131435" cy="4775835"/>
            <wp:effectExtent l="0" t="0" r="0" b="0"/>
            <wp:docPr id="102681986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819867" name="Picture 4"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31435" cy="4775835"/>
                    </a:xfrm>
                    <a:prstGeom prst="rect">
                      <a:avLst/>
                    </a:prstGeom>
                    <a:noFill/>
                    <a:ln>
                      <a:noFill/>
                    </a:ln>
                  </pic:spPr>
                </pic:pic>
              </a:graphicData>
            </a:graphic>
          </wp:inline>
        </w:drawing>
      </w:r>
      <w:r w:rsidRPr="009B0C20">
        <w:rPr>
          <w:rFonts w:ascii="Times New Roman" w:eastAsia="Times New Roman" w:hAnsi="Times New Roman" w:cs="Times New Roman"/>
          <w:kern w:val="0"/>
          <w14:ligatures w14:val="none"/>
        </w:rPr>
        <w:fldChar w:fldCharType="end"/>
      </w:r>
    </w:p>
    <w:p w14:paraId="06D5F88C" w14:textId="77777777" w:rsidR="009B0C20" w:rsidRPr="009B0C20" w:rsidRDefault="009B0C20" w:rsidP="009B0C20">
      <w:pPr>
        <w:spacing w:before="514"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Then click continue to step 5 and last.</w:t>
      </w:r>
    </w:p>
    <w:p w14:paraId="59ACD0F9" w14:textId="4EB2A348" w:rsidR="009B0C20" w:rsidRPr="009B0C20" w:rsidRDefault="009B0C20" w:rsidP="009B0C20">
      <w:pPr>
        <w:rPr>
          <w:rFonts w:ascii="Times New Roman" w:eastAsia="Times New Roman" w:hAnsi="Times New Roman" w:cs="Times New Roman"/>
          <w:kern w:val="0"/>
          <w14:ligatures w14:val="none"/>
        </w:rPr>
      </w:pPr>
      <w:r w:rsidRPr="009B0C20">
        <w:rPr>
          <w:rFonts w:ascii="Times New Roman" w:eastAsia="Times New Roman" w:hAnsi="Times New Roman" w:cs="Times New Roman"/>
          <w:kern w:val="0"/>
          <w14:ligatures w14:val="none"/>
        </w:rPr>
        <w:fldChar w:fldCharType="begin"/>
      </w:r>
      <w:r w:rsidRPr="009B0C20">
        <w:rPr>
          <w:rFonts w:ascii="Times New Roman" w:eastAsia="Times New Roman" w:hAnsi="Times New Roman" w:cs="Times New Roman"/>
          <w:kern w:val="0"/>
          <w14:ligatures w14:val="none"/>
        </w:rPr>
        <w:instrText xml:space="preserve"> INCLUDEPICTURE "https://miro.medium.com/v2/resize:fit:700/1*8enbNJJtLAHzrcqA8lB2LA.png" \* MERGEFORMATINET </w:instrText>
      </w:r>
      <w:r w:rsidRPr="009B0C20">
        <w:rPr>
          <w:rFonts w:ascii="Times New Roman" w:eastAsia="Times New Roman" w:hAnsi="Times New Roman" w:cs="Times New Roman"/>
          <w:kern w:val="0"/>
          <w14:ligatures w14:val="none"/>
        </w:rPr>
        <w:fldChar w:fldCharType="separate"/>
      </w:r>
      <w:r w:rsidRPr="009B0C20">
        <w:rPr>
          <w:rFonts w:ascii="Times New Roman" w:eastAsia="Times New Roman" w:hAnsi="Times New Roman" w:cs="Times New Roman"/>
          <w:noProof/>
          <w:kern w:val="0"/>
          <w14:ligatures w14:val="none"/>
        </w:rPr>
        <w:drawing>
          <wp:inline distT="0" distB="0" distL="0" distR="0" wp14:anchorId="2C54CD77" wp14:editId="53B1D905">
            <wp:extent cx="5943600" cy="2673985"/>
            <wp:effectExtent l="0" t="0" r="0" b="5715"/>
            <wp:docPr id="126791571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915715" name="Picture 3" descr="A screen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673985"/>
                    </a:xfrm>
                    <a:prstGeom prst="rect">
                      <a:avLst/>
                    </a:prstGeom>
                    <a:noFill/>
                    <a:ln>
                      <a:noFill/>
                    </a:ln>
                  </pic:spPr>
                </pic:pic>
              </a:graphicData>
            </a:graphic>
          </wp:inline>
        </w:drawing>
      </w:r>
      <w:r w:rsidRPr="009B0C20">
        <w:rPr>
          <w:rFonts w:ascii="Times New Roman" w:eastAsia="Times New Roman" w:hAnsi="Times New Roman" w:cs="Times New Roman"/>
          <w:kern w:val="0"/>
          <w14:ligatures w14:val="none"/>
        </w:rPr>
        <w:fldChar w:fldCharType="end"/>
      </w:r>
    </w:p>
    <w:p w14:paraId="55D9D08C" w14:textId="77777777" w:rsidR="009B0C20" w:rsidRPr="009B0C20" w:rsidRDefault="009B0C20" w:rsidP="009B0C20">
      <w:pPr>
        <w:spacing w:before="514"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lastRenderedPageBreak/>
        <w:t>Select the Maximun Version and then click </w:t>
      </w:r>
      <w:r w:rsidRPr="009B0C20">
        <w:rPr>
          <w:rFonts w:ascii="Georgia" w:eastAsia="Times New Roman" w:hAnsi="Georgia" w:cs="Times New Roman"/>
          <w:i/>
          <w:iCs/>
          <w:color w:val="242424"/>
          <w:spacing w:val="-1"/>
          <w:kern w:val="0"/>
          <w:sz w:val="30"/>
          <w:szCs w:val="30"/>
          <w14:ligatures w14:val="none"/>
        </w:rPr>
        <w:t>Generate</w:t>
      </w:r>
      <w:r w:rsidRPr="009B0C20">
        <w:rPr>
          <w:rFonts w:ascii="Georgia" w:eastAsia="Times New Roman" w:hAnsi="Georgia" w:cs="Times New Roman"/>
          <w:color w:val="242424"/>
          <w:spacing w:val="-1"/>
          <w:kern w:val="0"/>
          <w:sz w:val="30"/>
          <w:szCs w:val="30"/>
          <w14:ligatures w14:val="none"/>
        </w:rPr>
        <w:t> and is ready to go.</w:t>
      </w:r>
    </w:p>
    <w:p w14:paraId="202280E0" w14:textId="599974B2" w:rsidR="009B0C20" w:rsidRPr="009B0C20" w:rsidRDefault="009B0C20" w:rsidP="009B0C20">
      <w:pPr>
        <w:rPr>
          <w:rFonts w:ascii="Times New Roman" w:eastAsia="Times New Roman" w:hAnsi="Times New Roman" w:cs="Times New Roman"/>
          <w:kern w:val="0"/>
          <w14:ligatures w14:val="none"/>
        </w:rPr>
      </w:pPr>
      <w:r w:rsidRPr="009B0C20">
        <w:rPr>
          <w:rFonts w:ascii="Times New Roman" w:eastAsia="Times New Roman" w:hAnsi="Times New Roman" w:cs="Times New Roman"/>
          <w:kern w:val="0"/>
          <w14:ligatures w14:val="none"/>
        </w:rPr>
        <w:fldChar w:fldCharType="begin"/>
      </w:r>
      <w:r w:rsidRPr="009B0C20">
        <w:rPr>
          <w:rFonts w:ascii="Times New Roman" w:eastAsia="Times New Roman" w:hAnsi="Times New Roman" w:cs="Times New Roman"/>
          <w:kern w:val="0"/>
          <w14:ligatures w14:val="none"/>
        </w:rPr>
        <w:instrText xml:space="preserve"> INCLUDEPICTURE "https://miro.medium.com/v2/resize:fit:700/1*QF0Jk2pQBkUFjwAgYCDFpw.png" \* MERGEFORMATINET </w:instrText>
      </w:r>
      <w:r w:rsidRPr="009B0C20">
        <w:rPr>
          <w:rFonts w:ascii="Times New Roman" w:eastAsia="Times New Roman" w:hAnsi="Times New Roman" w:cs="Times New Roman"/>
          <w:kern w:val="0"/>
          <w14:ligatures w14:val="none"/>
        </w:rPr>
        <w:fldChar w:fldCharType="separate"/>
      </w:r>
      <w:r w:rsidRPr="009B0C20">
        <w:rPr>
          <w:rFonts w:ascii="Times New Roman" w:eastAsia="Times New Roman" w:hAnsi="Times New Roman" w:cs="Times New Roman"/>
          <w:noProof/>
          <w:kern w:val="0"/>
          <w14:ligatures w14:val="none"/>
        </w:rPr>
        <w:drawing>
          <wp:inline distT="0" distB="0" distL="0" distR="0" wp14:anchorId="4C5B176F" wp14:editId="68DF88BA">
            <wp:extent cx="5943600" cy="2962275"/>
            <wp:effectExtent l="0" t="0" r="0" b="0"/>
            <wp:docPr id="36969345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693459" name="Picture 2" descr="A screenshot of a comput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r w:rsidRPr="009B0C20">
        <w:rPr>
          <w:rFonts w:ascii="Times New Roman" w:eastAsia="Times New Roman" w:hAnsi="Times New Roman" w:cs="Times New Roman"/>
          <w:kern w:val="0"/>
          <w14:ligatures w14:val="none"/>
        </w:rPr>
        <w:fldChar w:fldCharType="end"/>
      </w:r>
    </w:p>
    <w:p w14:paraId="66B6C812" w14:textId="77777777" w:rsidR="009B0C20" w:rsidRPr="009B0C20" w:rsidRDefault="009B0C20" w:rsidP="009B0C20">
      <w:pPr>
        <w:spacing w:before="514"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After this will appear the next page:</w:t>
      </w:r>
    </w:p>
    <w:p w14:paraId="0D264B4F" w14:textId="14878769" w:rsidR="009B0C20" w:rsidRPr="009B0C20" w:rsidRDefault="009B0C20" w:rsidP="009B0C20">
      <w:pPr>
        <w:rPr>
          <w:rFonts w:ascii="Times New Roman" w:eastAsia="Times New Roman" w:hAnsi="Times New Roman" w:cs="Times New Roman"/>
          <w:kern w:val="0"/>
          <w14:ligatures w14:val="none"/>
        </w:rPr>
      </w:pPr>
      <w:r w:rsidRPr="009B0C20">
        <w:rPr>
          <w:rFonts w:ascii="Times New Roman" w:eastAsia="Times New Roman" w:hAnsi="Times New Roman" w:cs="Times New Roman"/>
          <w:kern w:val="0"/>
          <w14:ligatures w14:val="none"/>
        </w:rPr>
        <w:fldChar w:fldCharType="begin"/>
      </w:r>
      <w:r w:rsidRPr="009B0C20">
        <w:rPr>
          <w:rFonts w:ascii="Times New Roman" w:eastAsia="Times New Roman" w:hAnsi="Times New Roman" w:cs="Times New Roman"/>
          <w:kern w:val="0"/>
          <w14:ligatures w14:val="none"/>
        </w:rPr>
        <w:instrText xml:space="preserve"> INCLUDEPICTURE "https://miro.medium.com/v2/resize:fit:700/1*DCNkrXPbjca8V_lTj-P4Vg.png" \* MERGEFORMATINET </w:instrText>
      </w:r>
      <w:r w:rsidRPr="009B0C20">
        <w:rPr>
          <w:rFonts w:ascii="Times New Roman" w:eastAsia="Times New Roman" w:hAnsi="Times New Roman" w:cs="Times New Roman"/>
          <w:kern w:val="0"/>
          <w14:ligatures w14:val="none"/>
        </w:rPr>
        <w:fldChar w:fldCharType="separate"/>
      </w:r>
      <w:r w:rsidRPr="009B0C20">
        <w:rPr>
          <w:rFonts w:ascii="Times New Roman" w:eastAsia="Times New Roman" w:hAnsi="Times New Roman" w:cs="Times New Roman"/>
          <w:noProof/>
          <w:kern w:val="0"/>
          <w14:ligatures w14:val="none"/>
        </w:rPr>
        <w:drawing>
          <wp:inline distT="0" distB="0" distL="0" distR="0" wp14:anchorId="5D9EE8EB" wp14:editId="628D47B2">
            <wp:extent cx="5943600" cy="3207385"/>
            <wp:effectExtent l="0" t="0" r="0" b="5715"/>
            <wp:docPr id="5352737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273777" name="Picture 1" descr="A screen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207385"/>
                    </a:xfrm>
                    <a:prstGeom prst="rect">
                      <a:avLst/>
                    </a:prstGeom>
                    <a:noFill/>
                    <a:ln>
                      <a:noFill/>
                    </a:ln>
                  </pic:spPr>
                </pic:pic>
              </a:graphicData>
            </a:graphic>
          </wp:inline>
        </w:drawing>
      </w:r>
      <w:r w:rsidRPr="009B0C20">
        <w:rPr>
          <w:rFonts w:ascii="Times New Roman" w:eastAsia="Times New Roman" w:hAnsi="Times New Roman" w:cs="Times New Roman"/>
          <w:kern w:val="0"/>
          <w14:ligatures w14:val="none"/>
        </w:rPr>
        <w:fldChar w:fldCharType="end"/>
      </w:r>
    </w:p>
    <w:p w14:paraId="1123D757" w14:textId="77777777" w:rsidR="009B0C20" w:rsidRPr="009B0C20" w:rsidRDefault="009B0C20" w:rsidP="009B0C20">
      <w:pPr>
        <w:spacing w:before="514"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lastRenderedPageBreak/>
        <w:t>Congratulations now you have an Image Dataset ready to train a model.</w:t>
      </w:r>
    </w:p>
    <w:p w14:paraId="2708DC94" w14:textId="77777777" w:rsidR="009B0C20" w:rsidRPr="009B0C20" w:rsidRDefault="009B0C20" w:rsidP="009B0C20">
      <w:pPr>
        <w:spacing w:before="468" w:line="450" w:lineRule="atLeast"/>
        <w:outlineLvl w:val="0"/>
        <w:rPr>
          <w:rFonts w:ascii="Helvetica Neue" w:eastAsia="Times New Roman" w:hAnsi="Helvetica Neue" w:cs="Times New Roman"/>
          <w:b/>
          <w:bCs/>
          <w:color w:val="242424"/>
          <w:spacing w:val="-4"/>
          <w:kern w:val="36"/>
          <w:sz w:val="36"/>
          <w:szCs w:val="36"/>
          <w14:ligatures w14:val="none"/>
        </w:rPr>
      </w:pPr>
      <w:r w:rsidRPr="009B0C20">
        <w:rPr>
          <w:rFonts w:ascii="Helvetica Neue" w:eastAsia="Times New Roman" w:hAnsi="Helvetica Neue" w:cs="Times New Roman"/>
          <w:b/>
          <w:bCs/>
          <w:color w:val="242424"/>
          <w:spacing w:val="-4"/>
          <w:kern w:val="36"/>
          <w:sz w:val="36"/>
          <w:szCs w:val="36"/>
          <w14:ligatures w14:val="none"/>
        </w:rPr>
        <w:t>Conclusion</w:t>
      </w:r>
    </w:p>
    <w:p w14:paraId="1A02E78B" w14:textId="77777777" w:rsidR="009B0C20" w:rsidRPr="009B0C20" w:rsidRDefault="009B0C20" w:rsidP="009B0C20">
      <w:pPr>
        <w:spacing w:before="226"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 xml:space="preserve">In this first part of our tutorial series, we have introduced you to the Image Data Set in Roboflow. This post gives you a script to capture images from your webcam and create the necessary files and directories. </w:t>
      </w:r>
      <w:proofErr w:type="gramStart"/>
      <w:r w:rsidRPr="009B0C20">
        <w:rPr>
          <w:rFonts w:ascii="Georgia" w:eastAsia="Times New Roman" w:hAnsi="Georgia" w:cs="Times New Roman"/>
          <w:color w:val="242424"/>
          <w:spacing w:val="-1"/>
          <w:kern w:val="0"/>
          <w:sz w:val="30"/>
          <w:szCs w:val="30"/>
          <w14:ligatures w14:val="none"/>
        </w:rPr>
        <w:t>Also</w:t>
      </w:r>
      <w:proofErr w:type="gramEnd"/>
      <w:r w:rsidRPr="009B0C20">
        <w:rPr>
          <w:rFonts w:ascii="Georgia" w:eastAsia="Times New Roman" w:hAnsi="Georgia" w:cs="Times New Roman"/>
          <w:color w:val="242424"/>
          <w:spacing w:val="-1"/>
          <w:kern w:val="0"/>
          <w:sz w:val="30"/>
          <w:szCs w:val="30"/>
          <w14:ligatures w14:val="none"/>
        </w:rPr>
        <w:t xml:space="preserve"> a full guide of Roboflow tools in action.</w:t>
      </w:r>
    </w:p>
    <w:p w14:paraId="7C7987CC" w14:textId="77777777" w:rsidR="009B0C20" w:rsidRPr="009B0C20" w:rsidRDefault="009B0C20" w:rsidP="009B0C20">
      <w:pPr>
        <w:spacing w:before="514"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In </w:t>
      </w:r>
      <w:hyperlink r:id="rId37" w:history="1">
        <w:r w:rsidRPr="009B0C20">
          <w:rPr>
            <w:rFonts w:ascii="Georgia" w:eastAsia="Times New Roman" w:hAnsi="Georgia" w:cs="Times New Roman"/>
            <w:color w:val="0000FF"/>
            <w:spacing w:val="-1"/>
            <w:kern w:val="0"/>
            <w:sz w:val="30"/>
            <w:szCs w:val="30"/>
            <w:u w:val="single"/>
            <w14:ligatures w14:val="none"/>
          </w:rPr>
          <w:t>Part 2</w:t>
        </w:r>
      </w:hyperlink>
      <w:r w:rsidRPr="009B0C20">
        <w:rPr>
          <w:rFonts w:ascii="Georgia" w:eastAsia="Times New Roman" w:hAnsi="Georgia" w:cs="Times New Roman"/>
          <w:color w:val="242424"/>
          <w:spacing w:val="-1"/>
          <w:kern w:val="0"/>
          <w:sz w:val="30"/>
          <w:szCs w:val="30"/>
          <w14:ligatures w14:val="none"/>
        </w:rPr>
        <w:t xml:space="preserve">, we will focus on Training using Roboflow and a notebook in Google Colab and get the necessary file for the Streamlit code. We will explain the concept of object detection and </w:t>
      </w:r>
      <w:proofErr w:type="gramStart"/>
      <w:r w:rsidRPr="009B0C20">
        <w:rPr>
          <w:rFonts w:ascii="Georgia" w:eastAsia="Times New Roman" w:hAnsi="Georgia" w:cs="Times New Roman"/>
          <w:color w:val="242424"/>
          <w:spacing w:val="-1"/>
          <w:kern w:val="0"/>
          <w:sz w:val="30"/>
          <w:szCs w:val="30"/>
          <w14:ligatures w14:val="none"/>
        </w:rPr>
        <w:t>tracking, and</w:t>
      </w:r>
      <w:proofErr w:type="gramEnd"/>
      <w:r w:rsidRPr="009B0C20">
        <w:rPr>
          <w:rFonts w:ascii="Georgia" w:eastAsia="Times New Roman" w:hAnsi="Georgia" w:cs="Times New Roman"/>
          <w:color w:val="242424"/>
          <w:spacing w:val="-1"/>
          <w:kern w:val="0"/>
          <w:sz w:val="30"/>
          <w:szCs w:val="30"/>
          <w14:ligatures w14:val="none"/>
        </w:rPr>
        <w:t xml:space="preserve"> guide you through the process of setting up your computer vision environment and integrating YOLOv8 with OpenCV.</w:t>
      </w:r>
    </w:p>
    <w:p w14:paraId="5D5BA82D" w14:textId="77777777" w:rsidR="009B0C20" w:rsidRPr="009B0C20" w:rsidRDefault="009B0C20" w:rsidP="009B0C20">
      <w:pPr>
        <w:shd w:val="clear" w:color="auto" w:fill="FFFFFF"/>
        <w:ind w:right="480"/>
        <w:rPr>
          <w:rFonts w:ascii="Segoe UI" w:eastAsia="Times New Roman" w:hAnsi="Segoe UI" w:cs="Segoe UI"/>
          <w:color w:val="0000FF"/>
          <w:kern w:val="0"/>
          <w:sz w:val="27"/>
          <w:szCs w:val="27"/>
          <w:bdr w:val="none" w:sz="0" w:space="0" w:color="auto" w:frame="1"/>
          <w14:ligatures w14:val="none"/>
        </w:rPr>
      </w:pPr>
      <w:r w:rsidRPr="009B0C20">
        <w:rPr>
          <w:rFonts w:ascii="Segoe UI" w:eastAsia="Times New Roman" w:hAnsi="Segoe UI" w:cs="Segoe UI"/>
          <w:kern w:val="0"/>
          <w:sz w:val="27"/>
          <w:szCs w:val="27"/>
          <w14:ligatures w14:val="none"/>
        </w:rPr>
        <w:fldChar w:fldCharType="begin"/>
      </w:r>
      <w:r w:rsidRPr="009B0C20">
        <w:rPr>
          <w:rFonts w:ascii="Segoe UI" w:eastAsia="Times New Roman" w:hAnsi="Segoe UI" w:cs="Segoe UI"/>
          <w:kern w:val="0"/>
          <w:sz w:val="27"/>
          <w:szCs w:val="27"/>
          <w14:ligatures w14:val="none"/>
        </w:rPr>
        <w:instrText>HYPERLINK "https://medium.com/tag/roboflow?source=post_page-----f577cf0aa6e5---------------roboflow-----------------"</w:instrText>
      </w:r>
      <w:r w:rsidRPr="009B0C20">
        <w:rPr>
          <w:rFonts w:ascii="Segoe UI" w:eastAsia="Times New Roman" w:hAnsi="Segoe UI" w:cs="Segoe UI"/>
          <w:kern w:val="0"/>
          <w:sz w:val="27"/>
          <w:szCs w:val="27"/>
          <w14:ligatures w14:val="none"/>
        </w:rPr>
      </w:r>
      <w:r w:rsidRPr="009B0C20">
        <w:rPr>
          <w:rFonts w:ascii="Segoe UI" w:eastAsia="Times New Roman" w:hAnsi="Segoe UI" w:cs="Segoe UI"/>
          <w:kern w:val="0"/>
          <w:sz w:val="27"/>
          <w:szCs w:val="27"/>
          <w14:ligatures w14:val="none"/>
        </w:rPr>
        <w:fldChar w:fldCharType="separate"/>
      </w:r>
    </w:p>
    <w:p w14:paraId="204FA4FC" w14:textId="77777777" w:rsidR="009B0C20" w:rsidRPr="009B0C20" w:rsidRDefault="009B0C20" w:rsidP="009B0C20">
      <w:pPr>
        <w:shd w:val="clear" w:color="auto" w:fill="F2F2F2"/>
        <w:spacing w:line="300" w:lineRule="atLeast"/>
        <w:ind w:right="480"/>
        <w:rPr>
          <w:rFonts w:ascii="Helvetica Neue" w:eastAsia="Times New Roman" w:hAnsi="Helvetica Neue" w:cs="Times New Roman"/>
          <w:color w:val="242424"/>
          <w:kern w:val="0"/>
          <w:sz w:val="21"/>
          <w:szCs w:val="21"/>
          <w14:ligatures w14:val="none"/>
        </w:rPr>
      </w:pPr>
      <w:r w:rsidRPr="009B0C20">
        <w:rPr>
          <w:rFonts w:ascii="Helvetica Neue" w:eastAsia="Times New Roman" w:hAnsi="Helvetica Neue" w:cs="Segoe UI"/>
          <w:color w:val="242424"/>
          <w:kern w:val="0"/>
          <w:sz w:val="21"/>
          <w:szCs w:val="21"/>
          <w:bdr w:val="none" w:sz="0" w:space="0" w:color="auto" w:frame="1"/>
          <w14:ligatures w14:val="none"/>
        </w:rPr>
        <w:t>Roboflow</w:t>
      </w:r>
    </w:p>
    <w:p w14:paraId="2A791AD6" w14:textId="77777777" w:rsidR="009B0C20" w:rsidRPr="009B0C20" w:rsidRDefault="009B0C20" w:rsidP="009B0C20">
      <w:pPr>
        <w:shd w:val="clear" w:color="auto" w:fill="FFFFFF"/>
        <w:rPr>
          <w:rFonts w:ascii="Segoe UI" w:eastAsia="Times New Roman" w:hAnsi="Segoe UI" w:cs="Segoe UI"/>
          <w:kern w:val="0"/>
          <w:sz w:val="27"/>
          <w:szCs w:val="27"/>
          <w14:ligatures w14:val="none"/>
        </w:rPr>
      </w:pPr>
      <w:r w:rsidRPr="009B0C20">
        <w:rPr>
          <w:rFonts w:ascii="Segoe UI" w:eastAsia="Times New Roman" w:hAnsi="Segoe UI" w:cs="Segoe UI"/>
          <w:kern w:val="0"/>
          <w:sz w:val="27"/>
          <w:szCs w:val="27"/>
          <w14:ligatures w14:val="none"/>
        </w:rPr>
        <w:fldChar w:fldCharType="end"/>
      </w:r>
    </w:p>
    <w:p w14:paraId="03073B91" w14:textId="77777777" w:rsidR="009B0C20" w:rsidRPr="009B0C20" w:rsidRDefault="009B0C20" w:rsidP="009B0C20">
      <w:pPr>
        <w:shd w:val="clear" w:color="auto" w:fill="FFFFFF"/>
        <w:ind w:right="480"/>
        <w:rPr>
          <w:rFonts w:ascii="Times New Roman" w:eastAsia="Times New Roman" w:hAnsi="Times New Roman" w:cs="Times New Roman"/>
          <w:color w:val="0000FF"/>
          <w:kern w:val="0"/>
          <w:bdr w:val="none" w:sz="0" w:space="0" w:color="auto" w:frame="1"/>
          <w14:ligatures w14:val="none"/>
        </w:rPr>
      </w:pPr>
      <w:r w:rsidRPr="009B0C20">
        <w:rPr>
          <w:rFonts w:ascii="Segoe UI" w:eastAsia="Times New Roman" w:hAnsi="Segoe UI" w:cs="Segoe UI"/>
          <w:kern w:val="0"/>
          <w:sz w:val="27"/>
          <w:szCs w:val="27"/>
          <w14:ligatures w14:val="none"/>
        </w:rPr>
        <w:fldChar w:fldCharType="begin"/>
      </w:r>
      <w:r w:rsidRPr="009B0C20">
        <w:rPr>
          <w:rFonts w:ascii="Segoe UI" w:eastAsia="Times New Roman" w:hAnsi="Segoe UI" w:cs="Segoe UI"/>
          <w:kern w:val="0"/>
          <w:sz w:val="27"/>
          <w:szCs w:val="27"/>
          <w14:ligatures w14:val="none"/>
        </w:rPr>
        <w:instrText>HYPERLINK "https://medium.com/tag/streamlit?source=post_page-----f577cf0aa6e5---------------streamlit-----------------"</w:instrText>
      </w:r>
      <w:r w:rsidRPr="009B0C20">
        <w:rPr>
          <w:rFonts w:ascii="Segoe UI" w:eastAsia="Times New Roman" w:hAnsi="Segoe UI" w:cs="Segoe UI"/>
          <w:kern w:val="0"/>
          <w:sz w:val="27"/>
          <w:szCs w:val="27"/>
          <w14:ligatures w14:val="none"/>
        </w:rPr>
      </w:r>
      <w:r w:rsidRPr="009B0C20">
        <w:rPr>
          <w:rFonts w:ascii="Segoe UI" w:eastAsia="Times New Roman" w:hAnsi="Segoe UI" w:cs="Segoe UI"/>
          <w:kern w:val="0"/>
          <w:sz w:val="27"/>
          <w:szCs w:val="27"/>
          <w14:ligatures w14:val="none"/>
        </w:rPr>
        <w:fldChar w:fldCharType="separate"/>
      </w:r>
    </w:p>
    <w:p w14:paraId="4784E984" w14:textId="77777777" w:rsidR="009B0C20" w:rsidRPr="009B0C20" w:rsidRDefault="009B0C20" w:rsidP="009B0C20">
      <w:pPr>
        <w:shd w:val="clear" w:color="auto" w:fill="F2F2F2"/>
        <w:spacing w:line="300" w:lineRule="atLeast"/>
        <w:ind w:right="480"/>
        <w:rPr>
          <w:rFonts w:ascii="Helvetica Neue" w:eastAsia="Times New Roman" w:hAnsi="Helvetica Neue" w:cs="Times New Roman"/>
          <w:color w:val="242424"/>
          <w:kern w:val="0"/>
          <w:sz w:val="21"/>
          <w:szCs w:val="21"/>
          <w14:ligatures w14:val="none"/>
        </w:rPr>
      </w:pPr>
      <w:r w:rsidRPr="009B0C20">
        <w:rPr>
          <w:rFonts w:ascii="Helvetica Neue" w:eastAsia="Times New Roman" w:hAnsi="Helvetica Neue" w:cs="Segoe UI"/>
          <w:color w:val="242424"/>
          <w:kern w:val="0"/>
          <w:sz w:val="21"/>
          <w:szCs w:val="21"/>
          <w:bdr w:val="none" w:sz="0" w:space="0" w:color="auto" w:frame="1"/>
          <w14:ligatures w14:val="none"/>
        </w:rPr>
        <w:t>Streamlit</w:t>
      </w:r>
    </w:p>
    <w:p w14:paraId="50FF3D81" w14:textId="77777777" w:rsidR="009B0C20" w:rsidRPr="009B0C20" w:rsidRDefault="009B0C20" w:rsidP="009B0C20">
      <w:pPr>
        <w:shd w:val="clear" w:color="auto" w:fill="FFFFFF"/>
        <w:rPr>
          <w:rFonts w:ascii="Segoe UI" w:eastAsia="Times New Roman" w:hAnsi="Segoe UI" w:cs="Segoe UI"/>
          <w:kern w:val="0"/>
          <w:sz w:val="27"/>
          <w:szCs w:val="27"/>
          <w14:ligatures w14:val="none"/>
        </w:rPr>
      </w:pPr>
      <w:r w:rsidRPr="009B0C20">
        <w:rPr>
          <w:rFonts w:ascii="Segoe UI" w:eastAsia="Times New Roman" w:hAnsi="Segoe UI" w:cs="Segoe UI"/>
          <w:kern w:val="0"/>
          <w:sz w:val="27"/>
          <w:szCs w:val="27"/>
          <w14:ligatures w14:val="none"/>
        </w:rPr>
        <w:fldChar w:fldCharType="end"/>
      </w:r>
    </w:p>
    <w:p w14:paraId="6AE75274" w14:textId="77777777" w:rsidR="009B0C20" w:rsidRPr="009B0C20" w:rsidRDefault="009B0C20" w:rsidP="009B0C20">
      <w:pPr>
        <w:shd w:val="clear" w:color="auto" w:fill="FFFFFF"/>
        <w:ind w:right="480"/>
        <w:rPr>
          <w:rFonts w:ascii="Times New Roman" w:eastAsia="Times New Roman" w:hAnsi="Times New Roman" w:cs="Times New Roman"/>
          <w:color w:val="0000FF"/>
          <w:kern w:val="0"/>
          <w:bdr w:val="none" w:sz="0" w:space="0" w:color="auto" w:frame="1"/>
          <w14:ligatures w14:val="none"/>
        </w:rPr>
      </w:pPr>
      <w:r w:rsidRPr="009B0C20">
        <w:rPr>
          <w:rFonts w:ascii="Segoe UI" w:eastAsia="Times New Roman" w:hAnsi="Segoe UI" w:cs="Segoe UI"/>
          <w:kern w:val="0"/>
          <w:sz w:val="27"/>
          <w:szCs w:val="27"/>
          <w14:ligatures w14:val="none"/>
        </w:rPr>
        <w:fldChar w:fldCharType="begin"/>
      </w:r>
      <w:r w:rsidRPr="009B0C20">
        <w:rPr>
          <w:rFonts w:ascii="Segoe UI" w:eastAsia="Times New Roman" w:hAnsi="Segoe UI" w:cs="Segoe UI"/>
          <w:kern w:val="0"/>
          <w:sz w:val="27"/>
          <w:szCs w:val="27"/>
          <w14:ligatures w14:val="none"/>
        </w:rPr>
        <w:instrText>HYPERLINK "https://medium.com/tag/python?source=post_page-----f577cf0aa6e5---------------python-----------------"</w:instrText>
      </w:r>
      <w:r w:rsidRPr="009B0C20">
        <w:rPr>
          <w:rFonts w:ascii="Segoe UI" w:eastAsia="Times New Roman" w:hAnsi="Segoe UI" w:cs="Segoe UI"/>
          <w:kern w:val="0"/>
          <w:sz w:val="27"/>
          <w:szCs w:val="27"/>
          <w14:ligatures w14:val="none"/>
        </w:rPr>
      </w:r>
      <w:r w:rsidRPr="009B0C20">
        <w:rPr>
          <w:rFonts w:ascii="Segoe UI" w:eastAsia="Times New Roman" w:hAnsi="Segoe UI" w:cs="Segoe UI"/>
          <w:kern w:val="0"/>
          <w:sz w:val="27"/>
          <w:szCs w:val="27"/>
          <w14:ligatures w14:val="none"/>
        </w:rPr>
        <w:fldChar w:fldCharType="separate"/>
      </w:r>
    </w:p>
    <w:p w14:paraId="47532F1D" w14:textId="77777777" w:rsidR="009B0C20" w:rsidRPr="009B0C20" w:rsidRDefault="009B0C20" w:rsidP="009B0C20">
      <w:pPr>
        <w:shd w:val="clear" w:color="auto" w:fill="F2F2F2"/>
        <w:spacing w:line="300" w:lineRule="atLeast"/>
        <w:ind w:right="480"/>
        <w:rPr>
          <w:rFonts w:ascii="Helvetica Neue" w:eastAsia="Times New Roman" w:hAnsi="Helvetica Neue" w:cs="Times New Roman"/>
          <w:color w:val="242424"/>
          <w:kern w:val="0"/>
          <w:sz w:val="21"/>
          <w:szCs w:val="21"/>
          <w14:ligatures w14:val="none"/>
        </w:rPr>
      </w:pPr>
      <w:r w:rsidRPr="009B0C20">
        <w:rPr>
          <w:rFonts w:ascii="Helvetica Neue" w:eastAsia="Times New Roman" w:hAnsi="Helvetica Neue" w:cs="Segoe UI"/>
          <w:color w:val="242424"/>
          <w:kern w:val="0"/>
          <w:sz w:val="21"/>
          <w:szCs w:val="21"/>
          <w:bdr w:val="none" w:sz="0" w:space="0" w:color="auto" w:frame="1"/>
          <w14:ligatures w14:val="none"/>
        </w:rPr>
        <w:t>Python</w:t>
      </w:r>
    </w:p>
    <w:p w14:paraId="5D4358DB" w14:textId="77777777" w:rsidR="009B0C20" w:rsidRPr="009B0C20" w:rsidRDefault="009B0C20" w:rsidP="009B0C20">
      <w:pPr>
        <w:shd w:val="clear" w:color="auto" w:fill="FFFFFF"/>
        <w:rPr>
          <w:rFonts w:ascii="Segoe UI" w:eastAsia="Times New Roman" w:hAnsi="Segoe UI" w:cs="Segoe UI"/>
          <w:kern w:val="0"/>
          <w:sz w:val="27"/>
          <w:szCs w:val="27"/>
          <w14:ligatures w14:val="none"/>
        </w:rPr>
      </w:pPr>
      <w:r w:rsidRPr="009B0C20">
        <w:rPr>
          <w:rFonts w:ascii="Segoe UI" w:eastAsia="Times New Roman" w:hAnsi="Segoe UI" w:cs="Segoe UI"/>
          <w:kern w:val="0"/>
          <w:sz w:val="27"/>
          <w:szCs w:val="27"/>
          <w14:ligatures w14:val="none"/>
        </w:rPr>
        <w:fldChar w:fldCharType="end"/>
      </w:r>
    </w:p>
    <w:p w14:paraId="7BB4A3EB" w14:textId="77777777" w:rsidR="009B0C20" w:rsidRPr="009B0C20" w:rsidRDefault="009B0C20" w:rsidP="009B0C20">
      <w:pPr>
        <w:shd w:val="clear" w:color="auto" w:fill="FFFFFF"/>
        <w:ind w:right="480"/>
        <w:rPr>
          <w:rFonts w:ascii="Times New Roman" w:eastAsia="Times New Roman" w:hAnsi="Times New Roman" w:cs="Times New Roman"/>
          <w:color w:val="0000FF"/>
          <w:kern w:val="0"/>
          <w:bdr w:val="none" w:sz="0" w:space="0" w:color="auto" w:frame="1"/>
          <w14:ligatures w14:val="none"/>
        </w:rPr>
      </w:pPr>
      <w:r w:rsidRPr="009B0C20">
        <w:rPr>
          <w:rFonts w:ascii="Segoe UI" w:eastAsia="Times New Roman" w:hAnsi="Segoe UI" w:cs="Segoe UI"/>
          <w:kern w:val="0"/>
          <w:sz w:val="27"/>
          <w:szCs w:val="27"/>
          <w14:ligatures w14:val="none"/>
        </w:rPr>
        <w:fldChar w:fldCharType="begin"/>
      </w:r>
      <w:r w:rsidRPr="009B0C20">
        <w:rPr>
          <w:rFonts w:ascii="Segoe UI" w:eastAsia="Times New Roman" w:hAnsi="Segoe UI" w:cs="Segoe UI"/>
          <w:kern w:val="0"/>
          <w:sz w:val="27"/>
          <w:szCs w:val="27"/>
          <w14:ligatures w14:val="none"/>
        </w:rPr>
        <w:instrText>HYPERLINK "https://medium.com/tag/object-detection?source=post_page-----f577cf0aa6e5---------------object_detection-----------------"</w:instrText>
      </w:r>
      <w:r w:rsidRPr="009B0C20">
        <w:rPr>
          <w:rFonts w:ascii="Segoe UI" w:eastAsia="Times New Roman" w:hAnsi="Segoe UI" w:cs="Segoe UI"/>
          <w:kern w:val="0"/>
          <w:sz w:val="27"/>
          <w:szCs w:val="27"/>
          <w14:ligatures w14:val="none"/>
        </w:rPr>
      </w:r>
      <w:r w:rsidRPr="009B0C20">
        <w:rPr>
          <w:rFonts w:ascii="Segoe UI" w:eastAsia="Times New Roman" w:hAnsi="Segoe UI" w:cs="Segoe UI"/>
          <w:kern w:val="0"/>
          <w:sz w:val="27"/>
          <w:szCs w:val="27"/>
          <w14:ligatures w14:val="none"/>
        </w:rPr>
        <w:fldChar w:fldCharType="separate"/>
      </w:r>
    </w:p>
    <w:p w14:paraId="5C0170D2" w14:textId="77777777" w:rsidR="009B0C20" w:rsidRPr="009B0C20" w:rsidRDefault="009B0C20" w:rsidP="009B0C20">
      <w:pPr>
        <w:shd w:val="clear" w:color="auto" w:fill="F2F2F2"/>
        <w:spacing w:line="300" w:lineRule="atLeast"/>
        <w:ind w:right="480"/>
        <w:rPr>
          <w:rFonts w:ascii="Helvetica Neue" w:eastAsia="Times New Roman" w:hAnsi="Helvetica Neue" w:cs="Times New Roman"/>
          <w:color w:val="242424"/>
          <w:kern w:val="0"/>
          <w:sz w:val="21"/>
          <w:szCs w:val="21"/>
          <w14:ligatures w14:val="none"/>
        </w:rPr>
      </w:pPr>
      <w:r w:rsidRPr="009B0C20">
        <w:rPr>
          <w:rFonts w:ascii="Helvetica Neue" w:eastAsia="Times New Roman" w:hAnsi="Helvetica Neue" w:cs="Segoe UI"/>
          <w:color w:val="242424"/>
          <w:kern w:val="0"/>
          <w:sz w:val="21"/>
          <w:szCs w:val="21"/>
          <w:bdr w:val="none" w:sz="0" w:space="0" w:color="auto" w:frame="1"/>
          <w14:ligatures w14:val="none"/>
        </w:rPr>
        <w:t>Object Detection</w:t>
      </w:r>
    </w:p>
    <w:p w14:paraId="3E520B45" w14:textId="77777777" w:rsidR="009B0C20" w:rsidRPr="009B0C20" w:rsidRDefault="009B0C20" w:rsidP="009B0C20">
      <w:pPr>
        <w:shd w:val="clear" w:color="auto" w:fill="FFFFFF"/>
        <w:rPr>
          <w:rFonts w:ascii="Segoe UI" w:eastAsia="Times New Roman" w:hAnsi="Segoe UI" w:cs="Segoe UI"/>
          <w:kern w:val="0"/>
          <w:sz w:val="27"/>
          <w:szCs w:val="27"/>
          <w14:ligatures w14:val="none"/>
        </w:rPr>
      </w:pPr>
      <w:r w:rsidRPr="009B0C20">
        <w:rPr>
          <w:rFonts w:ascii="Segoe UI" w:eastAsia="Times New Roman" w:hAnsi="Segoe UI" w:cs="Segoe UI"/>
          <w:kern w:val="0"/>
          <w:sz w:val="27"/>
          <w:szCs w:val="27"/>
          <w14:ligatures w14:val="none"/>
        </w:rPr>
        <w:fldChar w:fldCharType="end"/>
      </w:r>
    </w:p>
    <w:p w14:paraId="6C872DE1" w14:textId="77777777" w:rsidR="009B0C20" w:rsidRPr="009B0C20" w:rsidRDefault="00000000" w:rsidP="009B0C20">
      <w:pPr>
        <w:shd w:val="clear" w:color="auto" w:fill="FFFFFF"/>
        <w:rPr>
          <w:rFonts w:ascii="Segoe UI" w:eastAsia="Times New Roman" w:hAnsi="Segoe UI" w:cs="Segoe UI"/>
          <w:kern w:val="0"/>
          <w:sz w:val="27"/>
          <w:szCs w:val="27"/>
          <w14:ligatures w14:val="none"/>
        </w:rPr>
      </w:pPr>
      <w:hyperlink r:id="rId38" w:history="1">
        <w:r w:rsidR="009B0C20" w:rsidRPr="009B0C20">
          <w:rPr>
            <w:rFonts w:ascii="Segoe UI" w:eastAsia="Times New Roman" w:hAnsi="Segoe UI" w:cs="Segoe UI"/>
            <w:color w:val="0000FF"/>
            <w:kern w:val="0"/>
            <w:sz w:val="27"/>
            <w:szCs w:val="27"/>
            <w:bdr w:val="none" w:sz="0" w:space="0" w:color="auto" w:frame="1"/>
            <w14:ligatures w14:val="none"/>
          </w:rPr>
          <w:br/>
        </w:r>
      </w:hyperlink>
    </w:p>
    <w:p w14:paraId="4001A12F" w14:textId="77777777" w:rsidR="009B0C20" w:rsidRPr="009B0C20" w:rsidRDefault="009B0C20" w:rsidP="009B0C20">
      <w:pPr>
        <w:shd w:val="clear" w:color="auto" w:fill="FFFFFF"/>
        <w:spacing w:before="468" w:line="450" w:lineRule="atLeast"/>
        <w:outlineLvl w:val="0"/>
        <w:rPr>
          <w:rFonts w:ascii="Helvetica Neue" w:eastAsia="Times New Roman" w:hAnsi="Helvetica Neue" w:cs="Times New Roman"/>
          <w:b/>
          <w:bCs/>
          <w:color w:val="242424"/>
          <w:spacing w:val="-4"/>
          <w:kern w:val="36"/>
          <w:sz w:val="36"/>
          <w:szCs w:val="36"/>
          <w14:ligatures w14:val="none"/>
        </w:rPr>
      </w:pPr>
      <w:r w:rsidRPr="009B0C20">
        <w:rPr>
          <w:rFonts w:ascii="Helvetica Neue" w:eastAsia="Times New Roman" w:hAnsi="Helvetica Neue" w:cs="Times New Roman"/>
          <w:b/>
          <w:bCs/>
          <w:color w:val="242424"/>
          <w:spacing w:val="-4"/>
          <w:kern w:val="36"/>
          <w:sz w:val="36"/>
          <w:szCs w:val="36"/>
          <w14:ligatures w14:val="none"/>
        </w:rPr>
        <w:t>Train YOLOv8 on a custom dataset</w:t>
      </w:r>
    </w:p>
    <w:p w14:paraId="19915D32" w14:textId="77777777" w:rsidR="009B0C20" w:rsidRPr="009B0C20" w:rsidRDefault="009B0C20" w:rsidP="009B0C20">
      <w:pPr>
        <w:shd w:val="clear" w:color="auto" w:fill="FFFFFF"/>
        <w:spacing w:before="226"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lastRenderedPageBreak/>
        <w:t>In this section, we will dive deeper into the YOLOv8 object detection model and explore how to train it .</w:t>
      </w:r>
    </w:p>
    <w:p w14:paraId="78B107D3" w14:textId="77777777" w:rsidR="009B0C20" w:rsidRPr="009B0C20" w:rsidRDefault="009B0C20" w:rsidP="009B0C20">
      <w:pPr>
        <w:shd w:val="clear" w:color="auto" w:fill="FFFFFF"/>
        <w:spacing w:before="514"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There are a wide range of open-source object detection models available. A popular choice is models in the YOLO (You Only Look Once) family, which continue to represent the state-of-the-art in object detection tasks.</w:t>
      </w:r>
    </w:p>
    <w:p w14:paraId="3A86207D" w14:textId="77777777" w:rsidR="009B0C20" w:rsidRPr="009B0C20" w:rsidRDefault="009B0C20" w:rsidP="009B0C20">
      <w:pPr>
        <w:shd w:val="clear" w:color="auto" w:fill="FFFFFF"/>
        <w:spacing w:before="514"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Once you have a labeled dataset, and you have made your augmentations, it is time to start training an object detection model. Training involves showing instances of your labeled data to a model in batches and iteratively improving the way the model is mapping images to predictions.</w:t>
      </w:r>
    </w:p>
    <w:p w14:paraId="46993865" w14:textId="77777777" w:rsidR="009B0C20" w:rsidRPr="009B0C20" w:rsidRDefault="009B0C20" w:rsidP="009B0C20">
      <w:pPr>
        <w:shd w:val="clear" w:color="auto" w:fill="FFFFFF"/>
        <w:spacing w:before="514"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 xml:space="preserve">As with labeling, you can take two approaches to training and inferring with object detection models train and deploy </w:t>
      </w:r>
      <w:proofErr w:type="gramStart"/>
      <w:r w:rsidRPr="009B0C20">
        <w:rPr>
          <w:rFonts w:ascii="Georgia" w:eastAsia="Times New Roman" w:hAnsi="Georgia" w:cs="Times New Roman"/>
          <w:color w:val="242424"/>
          <w:spacing w:val="-1"/>
          <w:kern w:val="0"/>
          <w:sz w:val="30"/>
          <w:szCs w:val="30"/>
          <w14:ligatures w14:val="none"/>
        </w:rPr>
        <w:t>yourself, or</w:t>
      </w:r>
      <w:proofErr w:type="gramEnd"/>
      <w:r w:rsidRPr="009B0C20">
        <w:rPr>
          <w:rFonts w:ascii="Georgia" w:eastAsia="Times New Roman" w:hAnsi="Georgia" w:cs="Times New Roman"/>
          <w:color w:val="242424"/>
          <w:spacing w:val="-1"/>
          <w:kern w:val="0"/>
          <w:sz w:val="30"/>
          <w:szCs w:val="30"/>
          <w14:ligatures w14:val="none"/>
        </w:rPr>
        <w:t xml:space="preserve"> use training and inference services like Roboflow Train and Roboflow Deploy. Both of which are free for </w:t>
      </w:r>
      <w:proofErr w:type="gramStart"/>
      <w:r w:rsidRPr="009B0C20">
        <w:rPr>
          <w:rFonts w:ascii="Georgia" w:eastAsia="Times New Roman" w:hAnsi="Georgia" w:cs="Times New Roman"/>
          <w:color w:val="242424"/>
          <w:spacing w:val="-1"/>
          <w:kern w:val="0"/>
          <w:sz w:val="30"/>
          <w:szCs w:val="30"/>
          <w14:ligatures w14:val="none"/>
        </w:rPr>
        <w:t>Public</w:t>
      </w:r>
      <w:proofErr w:type="gramEnd"/>
      <w:r w:rsidRPr="009B0C20">
        <w:rPr>
          <w:rFonts w:ascii="Georgia" w:eastAsia="Times New Roman" w:hAnsi="Georgia" w:cs="Times New Roman"/>
          <w:color w:val="242424"/>
          <w:spacing w:val="-1"/>
          <w:kern w:val="0"/>
          <w:sz w:val="30"/>
          <w:szCs w:val="30"/>
          <w14:ligatures w14:val="none"/>
        </w:rPr>
        <w:t xml:space="preserve"> plans.</w:t>
      </w:r>
    </w:p>
    <w:p w14:paraId="7F15647D" w14:textId="4690ECB8" w:rsidR="009B0C20" w:rsidRPr="009B0C20" w:rsidRDefault="009B0C20" w:rsidP="009B0C20">
      <w:pPr>
        <w:rPr>
          <w:rFonts w:ascii="Times New Roman" w:eastAsia="Times New Roman" w:hAnsi="Times New Roman" w:cs="Times New Roman"/>
          <w:kern w:val="0"/>
          <w14:ligatures w14:val="none"/>
        </w:rPr>
      </w:pPr>
      <w:r w:rsidRPr="009B0C20">
        <w:rPr>
          <w:rFonts w:ascii="Times New Roman" w:eastAsia="Times New Roman" w:hAnsi="Times New Roman" w:cs="Times New Roman"/>
          <w:kern w:val="0"/>
          <w14:ligatures w14:val="none"/>
        </w:rPr>
        <w:fldChar w:fldCharType="begin"/>
      </w:r>
      <w:r w:rsidRPr="009B0C20">
        <w:rPr>
          <w:rFonts w:ascii="Times New Roman" w:eastAsia="Times New Roman" w:hAnsi="Times New Roman" w:cs="Times New Roman"/>
          <w:kern w:val="0"/>
          <w14:ligatures w14:val="none"/>
        </w:rPr>
        <w:instrText xml:space="preserve"> INCLUDEPICTURE "https://miro.medium.com/v2/resize:fit:700/1*Kt1AXByaH9qggYHcfYb6-Q.png" \* MERGEFORMATINET </w:instrText>
      </w:r>
      <w:r w:rsidRPr="009B0C20">
        <w:rPr>
          <w:rFonts w:ascii="Times New Roman" w:eastAsia="Times New Roman" w:hAnsi="Times New Roman" w:cs="Times New Roman"/>
          <w:kern w:val="0"/>
          <w14:ligatures w14:val="none"/>
        </w:rPr>
        <w:fldChar w:fldCharType="separate"/>
      </w:r>
      <w:r w:rsidRPr="009B0C20">
        <w:rPr>
          <w:rFonts w:ascii="Times New Roman" w:eastAsia="Times New Roman" w:hAnsi="Times New Roman" w:cs="Times New Roman"/>
          <w:noProof/>
          <w:kern w:val="0"/>
          <w14:ligatures w14:val="none"/>
        </w:rPr>
        <w:drawing>
          <wp:inline distT="0" distB="0" distL="0" distR="0" wp14:anchorId="16692FBF" wp14:editId="3BD36DC0">
            <wp:extent cx="5943600" cy="1186815"/>
            <wp:effectExtent l="0" t="0" r="0" b="0"/>
            <wp:docPr id="535004165"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004165" name="Picture 26" descr="A screenshot of a computer&#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186815"/>
                    </a:xfrm>
                    <a:prstGeom prst="rect">
                      <a:avLst/>
                    </a:prstGeom>
                    <a:noFill/>
                    <a:ln>
                      <a:noFill/>
                    </a:ln>
                  </pic:spPr>
                </pic:pic>
              </a:graphicData>
            </a:graphic>
          </wp:inline>
        </w:drawing>
      </w:r>
      <w:r w:rsidRPr="009B0C20">
        <w:rPr>
          <w:rFonts w:ascii="Times New Roman" w:eastAsia="Times New Roman" w:hAnsi="Times New Roman" w:cs="Times New Roman"/>
          <w:kern w:val="0"/>
          <w14:ligatures w14:val="none"/>
        </w:rPr>
        <w:fldChar w:fldCharType="end"/>
      </w:r>
    </w:p>
    <w:p w14:paraId="72BCFB87" w14:textId="77777777" w:rsidR="009B0C20" w:rsidRPr="009B0C20" w:rsidRDefault="009B0C20" w:rsidP="009B0C20">
      <w:pPr>
        <w:shd w:val="clear" w:color="auto" w:fill="FFFFFF"/>
        <w:spacing w:before="514"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In </w:t>
      </w:r>
      <w:hyperlink r:id="rId40" w:history="1">
        <w:r w:rsidRPr="009B0C20">
          <w:rPr>
            <w:rFonts w:ascii="Georgia" w:eastAsia="Times New Roman" w:hAnsi="Georgia" w:cs="Times New Roman"/>
            <w:color w:val="0000FF"/>
            <w:spacing w:val="-1"/>
            <w:kern w:val="0"/>
            <w:sz w:val="30"/>
            <w:szCs w:val="30"/>
            <w:u w:val="single"/>
            <w14:ligatures w14:val="none"/>
          </w:rPr>
          <w:t>Part 1</w:t>
        </w:r>
      </w:hyperlink>
      <w:r w:rsidRPr="009B0C20">
        <w:rPr>
          <w:rFonts w:ascii="Georgia" w:eastAsia="Times New Roman" w:hAnsi="Georgia" w:cs="Times New Roman"/>
          <w:color w:val="242424"/>
          <w:spacing w:val="-1"/>
          <w:kern w:val="0"/>
          <w:sz w:val="30"/>
          <w:szCs w:val="30"/>
          <w14:ligatures w14:val="none"/>
        </w:rPr>
        <w:t> we finished the </w:t>
      </w:r>
      <w:r w:rsidRPr="009B0C20">
        <w:rPr>
          <w:rFonts w:ascii="Georgia" w:eastAsia="Times New Roman" w:hAnsi="Georgia" w:cs="Times New Roman"/>
          <w:i/>
          <w:iCs/>
          <w:color w:val="242424"/>
          <w:spacing w:val="-1"/>
          <w:kern w:val="0"/>
          <w:sz w:val="30"/>
          <w:szCs w:val="30"/>
          <w14:ligatures w14:val="none"/>
        </w:rPr>
        <w:t>Versions </w:t>
      </w:r>
      <w:r w:rsidRPr="009B0C20">
        <w:rPr>
          <w:rFonts w:ascii="Georgia" w:eastAsia="Times New Roman" w:hAnsi="Georgia" w:cs="Times New Roman"/>
          <w:color w:val="242424"/>
          <w:spacing w:val="-1"/>
          <w:kern w:val="0"/>
          <w:sz w:val="30"/>
          <w:szCs w:val="30"/>
          <w14:ligatures w14:val="none"/>
        </w:rPr>
        <w:t>tool from our Roboflow project now is time to train the model. We have to choose the option Custom Train using YOLOv5 and then </w:t>
      </w:r>
      <w:r w:rsidRPr="009B0C20">
        <w:rPr>
          <w:rFonts w:ascii="Georgia" w:eastAsia="Times New Roman" w:hAnsi="Georgia" w:cs="Times New Roman"/>
          <w:i/>
          <w:iCs/>
          <w:color w:val="242424"/>
          <w:spacing w:val="-1"/>
          <w:kern w:val="0"/>
          <w:sz w:val="30"/>
          <w:szCs w:val="30"/>
          <w14:ligatures w14:val="none"/>
        </w:rPr>
        <w:t>Get Snippet</w:t>
      </w:r>
      <w:r w:rsidRPr="009B0C20">
        <w:rPr>
          <w:rFonts w:ascii="Georgia" w:eastAsia="Times New Roman" w:hAnsi="Georgia" w:cs="Times New Roman"/>
          <w:color w:val="242424"/>
          <w:spacing w:val="-1"/>
          <w:kern w:val="0"/>
          <w:sz w:val="30"/>
          <w:szCs w:val="30"/>
          <w14:ligatures w14:val="none"/>
        </w:rPr>
        <w:t>.</w:t>
      </w:r>
    </w:p>
    <w:p w14:paraId="570A6E71" w14:textId="007795BB" w:rsidR="009B0C20" w:rsidRPr="009B0C20" w:rsidRDefault="009B0C20" w:rsidP="009B0C20">
      <w:pPr>
        <w:rPr>
          <w:rFonts w:ascii="Times New Roman" w:eastAsia="Times New Roman" w:hAnsi="Times New Roman" w:cs="Times New Roman"/>
          <w:kern w:val="0"/>
          <w14:ligatures w14:val="none"/>
        </w:rPr>
      </w:pPr>
      <w:r w:rsidRPr="009B0C20">
        <w:rPr>
          <w:rFonts w:ascii="Times New Roman" w:eastAsia="Times New Roman" w:hAnsi="Times New Roman" w:cs="Times New Roman"/>
          <w:kern w:val="0"/>
          <w14:ligatures w14:val="none"/>
        </w:rPr>
        <w:lastRenderedPageBreak/>
        <w:fldChar w:fldCharType="begin"/>
      </w:r>
      <w:r w:rsidRPr="009B0C20">
        <w:rPr>
          <w:rFonts w:ascii="Times New Roman" w:eastAsia="Times New Roman" w:hAnsi="Times New Roman" w:cs="Times New Roman"/>
          <w:kern w:val="0"/>
          <w14:ligatures w14:val="none"/>
        </w:rPr>
        <w:instrText xml:space="preserve"> INCLUDEPICTURE "https://miro.medium.com/v2/resize:fit:700/1*IzmMI2jAWL7NDax2T7KhMA.png" \* MERGEFORMATINET </w:instrText>
      </w:r>
      <w:r w:rsidRPr="009B0C20">
        <w:rPr>
          <w:rFonts w:ascii="Times New Roman" w:eastAsia="Times New Roman" w:hAnsi="Times New Roman" w:cs="Times New Roman"/>
          <w:kern w:val="0"/>
          <w14:ligatures w14:val="none"/>
        </w:rPr>
        <w:fldChar w:fldCharType="separate"/>
      </w:r>
      <w:r w:rsidRPr="009B0C20">
        <w:rPr>
          <w:rFonts w:ascii="Times New Roman" w:eastAsia="Times New Roman" w:hAnsi="Times New Roman" w:cs="Times New Roman"/>
          <w:noProof/>
          <w:kern w:val="0"/>
          <w14:ligatures w14:val="none"/>
        </w:rPr>
        <w:drawing>
          <wp:inline distT="0" distB="0" distL="0" distR="0" wp14:anchorId="5C5966E9" wp14:editId="39263AD6">
            <wp:extent cx="5943600" cy="2942590"/>
            <wp:effectExtent l="0" t="0" r="0" b="3810"/>
            <wp:docPr id="1163437258"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437258" name="Picture 25" descr="A screenshot of a compute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942590"/>
                    </a:xfrm>
                    <a:prstGeom prst="rect">
                      <a:avLst/>
                    </a:prstGeom>
                    <a:noFill/>
                    <a:ln>
                      <a:noFill/>
                    </a:ln>
                  </pic:spPr>
                </pic:pic>
              </a:graphicData>
            </a:graphic>
          </wp:inline>
        </w:drawing>
      </w:r>
      <w:r w:rsidRPr="009B0C20">
        <w:rPr>
          <w:rFonts w:ascii="Times New Roman" w:eastAsia="Times New Roman" w:hAnsi="Times New Roman" w:cs="Times New Roman"/>
          <w:kern w:val="0"/>
          <w14:ligatures w14:val="none"/>
        </w:rPr>
        <w:fldChar w:fldCharType="end"/>
      </w:r>
    </w:p>
    <w:p w14:paraId="463BBD64" w14:textId="77777777" w:rsidR="009B0C20" w:rsidRPr="009B0C20" w:rsidRDefault="009B0C20" w:rsidP="009B0C20">
      <w:pPr>
        <w:shd w:val="clear" w:color="auto" w:fill="FFFFFF"/>
        <w:spacing w:before="514"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 xml:space="preserve">A pop up </w:t>
      </w:r>
      <w:proofErr w:type="gramStart"/>
      <w:r w:rsidRPr="009B0C20">
        <w:rPr>
          <w:rFonts w:ascii="Georgia" w:eastAsia="Times New Roman" w:hAnsi="Georgia" w:cs="Times New Roman"/>
          <w:color w:val="242424"/>
          <w:spacing w:val="-1"/>
          <w:kern w:val="0"/>
          <w:sz w:val="30"/>
          <w:szCs w:val="30"/>
          <w14:ligatures w14:val="none"/>
        </w:rPr>
        <w:t>copy</w:t>
      </w:r>
      <w:proofErr w:type="gramEnd"/>
      <w:r w:rsidRPr="009B0C20">
        <w:rPr>
          <w:rFonts w:ascii="Georgia" w:eastAsia="Times New Roman" w:hAnsi="Georgia" w:cs="Times New Roman"/>
          <w:color w:val="242424"/>
          <w:spacing w:val="-1"/>
          <w:kern w:val="0"/>
          <w:sz w:val="30"/>
          <w:szCs w:val="30"/>
          <w14:ligatures w14:val="none"/>
        </w:rPr>
        <w:t xml:space="preserve"> the lines or save it we need the api_key to modify the notebook, will open a notebook in Google Colab after clicking Copy Snippet. Is a repository make sure to create a copy to save the changes first.</w:t>
      </w:r>
    </w:p>
    <w:p w14:paraId="7CDD8515" w14:textId="56613A1B" w:rsidR="009B0C20" w:rsidRPr="009B0C20" w:rsidRDefault="009B0C20" w:rsidP="009B0C20">
      <w:pPr>
        <w:rPr>
          <w:rFonts w:ascii="Times New Roman" w:eastAsia="Times New Roman" w:hAnsi="Times New Roman" w:cs="Times New Roman"/>
          <w:kern w:val="0"/>
          <w14:ligatures w14:val="none"/>
        </w:rPr>
      </w:pPr>
      <w:r w:rsidRPr="009B0C20">
        <w:rPr>
          <w:rFonts w:ascii="Times New Roman" w:eastAsia="Times New Roman" w:hAnsi="Times New Roman" w:cs="Times New Roman"/>
          <w:kern w:val="0"/>
          <w14:ligatures w14:val="none"/>
        </w:rPr>
        <w:fldChar w:fldCharType="begin"/>
      </w:r>
      <w:r w:rsidRPr="009B0C20">
        <w:rPr>
          <w:rFonts w:ascii="Times New Roman" w:eastAsia="Times New Roman" w:hAnsi="Times New Roman" w:cs="Times New Roman"/>
          <w:kern w:val="0"/>
          <w14:ligatures w14:val="none"/>
        </w:rPr>
        <w:instrText xml:space="preserve"> INCLUDEPICTURE "https://miro.medium.com/v2/resize:fit:700/1*GEN-WOWtGDGRbvdlVAYkIw.png" \* MERGEFORMATINET </w:instrText>
      </w:r>
      <w:r w:rsidRPr="009B0C20">
        <w:rPr>
          <w:rFonts w:ascii="Times New Roman" w:eastAsia="Times New Roman" w:hAnsi="Times New Roman" w:cs="Times New Roman"/>
          <w:kern w:val="0"/>
          <w14:ligatures w14:val="none"/>
        </w:rPr>
        <w:fldChar w:fldCharType="separate"/>
      </w:r>
      <w:r w:rsidRPr="009B0C20">
        <w:rPr>
          <w:rFonts w:ascii="Times New Roman" w:eastAsia="Times New Roman" w:hAnsi="Times New Roman" w:cs="Times New Roman"/>
          <w:noProof/>
          <w:kern w:val="0"/>
          <w14:ligatures w14:val="none"/>
        </w:rPr>
        <w:drawing>
          <wp:inline distT="0" distB="0" distL="0" distR="0" wp14:anchorId="6CCDDF25" wp14:editId="0AAC06A7">
            <wp:extent cx="5943600" cy="2954655"/>
            <wp:effectExtent l="0" t="0" r="0" b="4445"/>
            <wp:docPr id="486196161"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196161" name="Picture 24" descr="A screenshot of a computer&#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954655"/>
                    </a:xfrm>
                    <a:prstGeom prst="rect">
                      <a:avLst/>
                    </a:prstGeom>
                    <a:noFill/>
                    <a:ln>
                      <a:noFill/>
                    </a:ln>
                  </pic:spPr>
                </pic:pic>
              </a:graphicData>
            </a:graphic>
          </wp:inline>
        </w:drawing>
      </w:r>
      <w:r w:rsidRPr="009B0C20">
        <w:rPr>
          <w:rFonts w:ascii="Times New Roman" w:eastAsia="Times New Roman" w:hAnsi="Times New Roman" w:cs="Times New Roman"/>
          <w:kern w:val="0"/>
          <w14:ligatures w14:val="none"/>
        </w:rPr>
        <w:fldChar w:fldCharType="end"/>
      </w:r>
    </w:p>
    <w:p w14:paraId="59477C13" w14:textId="77777777" w:rsidR="009B0C20" w:rsidRPr="009B0C20" w:rsidRDefault="009B0C20" w:rsidP="009B0C20">
      <w:pPr>
        <w:shd w:val="clear" w:color="auto" w:fill="FFFFFF"/>
        <w:spacing w:before="514"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lastRenderedPageBreak/>
        <w:t xml:space="preserve">When you open the </w:t>
      </w:r>
      <w:proofErr w:type="gramStart"/>
      <w:r w:rsidRPr="009B0C20">
        <w:rPr>
          <w:rFonts w:ascii="Georgia" w:eastAsia="Times New Roman" w:hAnsi="Georgia" w:cs="Times New Roman"/>
          <w:color w:val="242424"/>
          <w:spacing w:val="-1"/>
          <w:kern w:val="0"/>
          <w:sz w:val="30"/>
          <w:szCs w:val="30"/>
          <w14:ligatures w14:val="none"/>
        </w:rPr>
        <w:t>notebook</w:t>
      </w:r>
      <w:proofErr w:type="gramEnd"/>
      <w:r w:rsidRPr="009B0C20">
        <w:rPr>
          <w:rFonts w:ascii="Georgia" w:eastAsia="Times New Roman" w:hAnsi="Georgia" w:cs="Times New Roman"/>
          <w:color w:val="242424"/>
          <w:spacing w:val="-1"/>
          <w:kern w:val="0"/>
          <w:sz w:val="30"/>
          <w:szCs w:val="30"/>
          <w14:ligatures w14:val="none"/>
        </w:rPr>
        <w:t xml:space="preserve"> it is necessary to run all to set up the Colab session. There are a few cells that you can avoid but check it first.</w:t>
      </w:r>
    </w:p>
    <w:p w14:paraId="266FD213" w14:textId="5496CFE8" w:rsidR="009B0C20" w:rsidRPr="009B0C20" w:rsidRDefault="009B0C20" w:rsidP="009B0C20">
      <w:pPr>
        <w:rPr>
          <w:rFonts w:ascii="Times New Roman" w:eastAsia="Times New Roman" w:hAnsi="Times New Roman" w:cs="Times New Roman"/>
          <w:kern w:val="0"/>
          <w14:ligatures w14:val="none"/>
        </w:rPr>
      </w:pPr>
      <w:r w:rsidRPr="009B0C20">
        <w:rPr>
          <w:rFonts w:ascii="Times New Roman" w:eastAsia="Times New Roman" w:hAnsi="Times New Roman" w:cs="Times New Roman"/>
          <w:kern w:val="0"/>
          <w14:ligatures w14:val="none"/>
        </w:rPr>
        <w:fldChar w:fldCharType="begin"/>
      </w:r>
      <w:r w:rsidRPr="009B0C20">
        <w:rPr>
          <w:rFonts w:ascii="Times New Roman" w:eastAsia="Times New Roman" w:hAnsi="Times New Roman" w:cs="Times New Roman"/>
          <w:kern w:val="0"/>
          <w14:ligatures w14:val="none"/>
        </w:rPr>
        <w:instrText xml:space="preserve"> INCLUDEPICTURE "https://miro.medium.com/v2/resize:fit:700/1*0FLpnGTZw7g0rjVIokBeGQ.png" \* MERGEFORMATINET </w:instrText>
      </w:r>
      <w:r w:rsidRPr="009B0C20">
        <w:rPr>
          <w:rFonts w:ascii="Times New Roman" w:eastAsia="Times New Roman" w:hAnsi="Times New Roman" w:cs="Times New Roman"/>
          <w:kern w:val="0"/>
          <w14:ligatures w14:val="none"/>
        </w:rPr>
        <w:fldChar w:fldCharType="separate"/>
      </w:r>
      <w:r w:rsidRPr="009B0C20">
        <w:rPr>
          <w:rFonts w:ascii="Times New Roman" w:eastAsia="Times New Roman" w:hAnsi="Times New Roman" w:cs="Times New Roman"/>
          <w:noProof/>
          <w:kern w:val="0"/>
          <w14:ligatures w14:val="none"/>
        </w:rPr>
        <w:drawing>
          <wp:inline distT="0" distB="0" distL="0" distR="0" wp14:anchorId="30F67ADD" wp14:editId="0487DF28">
            <wp:extent cx="5943600" cy="3880485"/>
            <wp:effectExtent l="0" t="0" r="0" b="5715"/>
            <wp:docPr id="747574917"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74917" name="Picture 23" descr="A screenshot of a compu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880485"/>
                    </a:xfrm>
                    <a:prstGeom prst="rect">
                      <a:avLst/>
                    </a:prstGeom>
                    <a:noFill/>
                    <a:ln>
                      <a:noFill/>
                    </a:ln>
                  </pic:spPr>
                </pic:pic>
              </a:graphicData>
            </a:graphic>
          </wp:inline>
        </w:drawing>
      </w:r>
      <w:r w:rsidRPr="009B0C20">
        <w:rPr>
          <w:rFonts w:ascii="Times New Roman" w:eastAsia="Times New Roman" w:hAnsi="Times New Roman" w:cs="Times New Roman"/>
          <w:kern w:val="0"/>
          <w14:ligatures w14:val="none"/>
        </w:rPr>
        <w:fldChar w:fldCharType="end"/>
      </w:r>
    </w:p>
    <w:p w14:paraId="2ADAEF55" w14:textId="77777777" w:rsidR="009B0C20" w:rsidRPr="009B0C20" w:rsidRDefault="009B0C20" w:rsidP="009B0C20">
      <w:pPr>
        <w:shd w:val="clear" w:color="auto" w:fill="FFFFFF"/>
        <w:spacing w:before="514"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 xml:space="preserve">If we remember we have the api_key and extra information about our data </w:t>
      </w:r>
      <w:proofErr w:type="gramStart"/>
      <w:r w:rsidRPr="009B0C20">
        <w:rPr>
          <w:rFonts w:ascii="Georgia" w:eastAsia="Times New Roman" w:hAnsi="Georgia" w:cs="Times New Roman"/>
          <w:color w:val="242424"/>
          <w:spacing w:val="-1"/>
          <w:kern w:val="0"/>
          <w:sz w:val="30"/>
          <w:szCs w:val="30"/>
          <w14:ligatures w14:val="none"/>
        </w:rPr>
        <w:t>set</w:t>
      </w:r>
      <w:proofErr w:type="gramEnd"/>
      <w:r w:rsidRPr="009B0C20">
        <w:rPr>
          <w:rFonts w:ascii="Georgia" w:eastAsia="Times New Roman" w:hAnsi="Georgia" w:cs="Times New Roman"/>
          <w:color w:val="242424"/>
          <w:spacing w:val="-1"/>
          <w:kern w:val="0"/>
          <w:sz w:val="30"/>
          <w:szCs w:val="30"/>
          <w14:ligatures w14:val="none"/>
        </w:rPr>
        <w:t xml:space="preserve"> we will use it in the </w:t>
      </w:r>
      <w:r w:rsidRPr="009B0C20">
        <w:rPr>
          <w:rFonts w:ascii="Georgia" w:eastAsia="Times New Roman" w:hAnsi="Georgia" w:cs="Times New Roman"/>
          <w:i/>
          <w:iCs/>
          <w:color w:val="242424"/>
          <w:spacing w:val="-1"/>
          <w:kern w:val="0"/>
          <w:sz w:val="30"/>
          <w:szCs w:val="30"/>
          <w14:ligatures w14:val="none"/>
        </w:rPr>
        <w:t>Step 5: Exporting dataset</w:t>
      </w:r>
      <w:r w:rsidRPr="009B0C20">
        <w:rPr>
          <w:rFonts w:ascii="Georgia" w:eastAsia="Times New Roman" w:hAnsi="Georgia" w:cs="Times New Roman"/>
          <w:color w:val="242424"/>
          <w:spacing w:val="-1"/>
          <w:kern w:val="0"/>
          <w:sz w:val="30"/>
          <w:szCs w:val="30"/>
          <w14:ligatures w14:val="none"/>
        </w:rPr>
        <w:t> from the Notebook we will find a code cell and we need to replace with the copied lines from Roboflow after that we can run everything without modifying anything else.</w:t>
      </w:r>
    </w:p>
    <w:p w14:paraId="2C1C4DD9" w14:textId="77FD5522" w:rsidR="009B0C20" w:rsidRPr="009B0C20" w:rsidRDefault="009B0C20" w:rsidP="009B0C20">
      <w:pPr>
        <w:rPr>
          <w:rFonts w:ascii="Times New Roman" w:eastAsia="Times New Roman" w:hAnsi="Times New Roman" w:cs="Times New Roman"/>
          <w:kern w:val="0"/>
          <w14:ligatures w14:val="none"/>
        </w:rPr>
      </w:pPr>
      <w:r w:rsidRPr="009B0C20">
        <w:rPr>
          <w:rFonts w:ascii="Times New Roman" w:eastAsia="Times New Roman" w:hAnsi="Times New Roman" w:cs="Times New Roman"/>
          <w:kern w:val="0"/>
          <w14:ligatures w14:val="none"/>
        </w:rPr>
        <w:fldChar w:fldCharType="begin"/>
      </w:r>
      <w:r w:rsidRPr="009B0C20">
        <w:rPr>
          <w:rFonts w:ascii="Times New Roman" w:eastAsia="Times New Roman" w:hAnsi="Times New Roman" w:cs="Times New Roman"/>
          <w:kern w:val="0"/>
          <w14:ligatures w14:val="none"/>
        </w:rPr>
        <w:instrText xml:space="preserve"> INCLUDEPICTURE "https://miro.medium.com/v2/resize:fit:700/1*4bStT57V4d_BvKpUXRZ96Q.png" \* MERGEFORMATINET </w:instrText>
      </w:r>
      <w:r w:rsidRPr="009B0C20">
        <w:rPr>
          <w:rFonts w:ascii="Times New Roman" w:eastAsia="Times New Roman" w:hAnsi="Times New Roman" w:cs="Times New Roman"/>
          <w:kern w:val="0"/>
          <w14:ligatures w14:val="none"/>
        </w:rPr>
        <w:fldChar w:fldCharType="separate"/>
      </w:r>
      <w:r w:rsidRPr="009B0C20">
        <w:rPr>
          <w:rFonts w:ascii="Times New Roman" w:eastAsia="Times New Roman" w:hAnsi="Times New Roman" w:cs="Times New Roman"/>
          <w:noProof/>
          <w:kern w:val="0"/>
          <w14:ligatures w14:val="none"/>
        </w:rPr>
        <w:drawing>
          <wp:inline distT="0" distB="0" distL="0" distR="0" wp14:anchorId="7AD443D4" wp14:editId="6B88B4A1">
            <wp:extent cx="5943600" cy="1553210"/>
            <wp:effectExtent l="0" t="0" r="0" b="0"/>
            <wp:docPr id="2054709228" name="Picture 2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709228" name="Picture 22" descr="A screen shot of a compu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553210"/>
                    </a:xfrm>
                    <a:prstGeom prst="rect">
                      <a:avLst/>
                    </a:prstGeom>
                    <a:noFill/>
                    <a:ln>
                      <a:noFill/>
                    </a:ln>
                  </pic:spPr>
                </pic:pic>
              </a:graphicData>
            </a:graphic>
          </wp:inline>
        </w:drawing>
      </w:r>
      <w:r w:rsidRPr="009B0C20">
        <w:rPr>
          <w:rFonts w:ascii="Times New Roman" w:eastAsia="Times New Roman" w:hAnsi="Times New Roman" w:cs="Times New Roman"/>
          <w:kern w:val="0"/>
          <w14:ligatures w14:val="none"/>
        </w:rPr>
        <w:fldChar w:fldCharType="end"/>
      </w:r>
    </w:p>
    <w:p w14:paraId="54E339A0" w14:textId="77777777" w:rsidR="009B0C20" w:rsidRPr="009B0C20" w:rsidRDefault="009B0C20" w:rsidP="009B0C20">
      <w:pPr>
        <w:shd w:val="clear" w:color="auto" w:fill="FFFFFF"/>
        <w:spacing w:before="468" w:line="450" w:lineRule="atLeast"/>
        <w:outlineLvl w:val="0"/>
        <w:rPr>
          <w:rFonts w:ascii="Helvetica Neue" w:eastAsia="Times New Roman" w:hAnsi="Helvetica Neue" w:cs="Times New Roman"/>
          <w:b/>
          <w:bCs/>
          <w:color w:val="242424"/>
          <w:spacing w:val="-4"/>
          <w:kern w:val="36"/>
          <w:sz w:val="36"/>
          <w:szCs w:val="36"/>
          <w14:ligatures w14:val="none"/>
        </w:rPr>
      </w:pPr>
      <w:r w:rsidRPr="009B0C20">
        <w:rPr>
          <w:rFonts w:ascii="Helvetica Neue" w:eastAsia="Times New Roman" w:hAnsi="Helvetica Neue" w:cs="Times New Roman"/>
          <w:b/>
          <w:bCs/>
          <w:color w:val="242424"/>
          <w:spacing w:val="-4"/>
          <w:kern w:val="36"/>
          <w:sz w:val="36"/>
          <w:szCs w:val="36"/>
          <w14:ligatures w14:val="none"/>
        </w:rPr>
        <w:lastRenderedPageBreak/>
        <w:t>Deploy model on Roboflow</w:t>
      </w:r>
    </w:p>
    <w:p w14:paraId="2C268704" w14:textId="77777777" w:rsidR="009B0C20" w:rsidRPr="009B0C20" w:rsidRDefault="009B0C20" w:rsidP="009B0C20">
      <w:pPr>
        <w:shd w:val="clear" w:color="auto" w:fill="FFFFFF"/>
        <w:spacing w:before="226"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Once you have finished training the YOLOv8 model, you’ll have a set of trained weights ready for use. These weights will be in the </w:t>
      </w:r>
      <w:r w:rsidRPr="009B0C20">
        <w:rPr>
          <w:rFonts w:ascii="Menlo" w:eastAsia="Times New Roman" w:hAnsi="Menlo" w:cs="Menlo"/>
          <w:color w:val="242424"/>
          <w:spacing w:val="-1"/>
          <w:kern w:val="0"/>
          <w:sz w:val="23"/>
          <w:szCs w:val="23"/>
          <w:shd w:val="clear" w:color="auto" w:fill="F2F2F2"/>
          <w14:ligatures w14:val="none"/>
        </w:rPr>
        <w:t>/runs/detect/train/weights/best.pt</w:t>
      </w:r>
      <w:r w:rsidRPr="009B0C20">
        <w:rPr>
          <w:rFonts w:ascii="Georgia" w:eastAsia="Times New Roman" w:hAnsi="Georgia" w:cs="Times New Roman"/>
          <w:color w:val="242424"/>
          <w:spacing w:val="-1"/>
          <w:kern w:val="0"/>
          <w:sz w:val="30"/>
          <w:szCs w:val="30"/>
          <w14:ligatures w14:val="none"/>
        </w:rPr>
        <w:t> folder of your project. You need to download the</w:t>
      </w:r>
      <w:hyperlink r:id="rId45" w:tgtFrame="_blank" w:history="1">
        <w:r w:rsidRPr="009B0C20">
          <w:rPr>
            <w:rFonts w:ascii="Georgia" w:eastAsia="Times New Roman" w:hAnsi="Georgia" w:cs="Times New Roman"/>
            <w:color w:val="0000FF"/>
            <w:spacing w:val="-1"/>
            <w:kern w:val="0"/>
            <w:sz w:val="30"/>
            <w:szCs w:val="30"/>
            <w:u w:val="single"/>
            <w14:ligatures w14:val="none"/>
          </w:rPr>
          <w:t> </w:t>
        </w:r>
      </w:hyperlink>
      <w:r w:rsidRPr="009B0C20">
        <w:rPr>
          <w:rFonts w:ascii="Georgia" w:eastAsia="Times New Roman" w:hAnsi="Georgia" w:cs="Times New Roman"/>
          <w:color w:val="242424"/>
          <w:spacing w:val="-1"/>
          <w:kern w:val="0"/>
          <w:sz w:val="30"/>
          <w:szCs w:val="30"/>
          <w14:ligatures w14:val="none"/>
        </w:rPr>
        <w:t>file</w:t>
      </w:r>
      <w:r w:rsidRPr="009B0C20">
        <w:rPr>
          <w:rFonts w:ascii="Menlo" w:eastAsia="Times New Roman" w:hAnsi="Menlo" w:cs="Menlo"/>
          <w:color w:val="242424"/>
          <w:spacing w:val="-1"/>
          <w:kern w:val="0"/>
          <w:sz w:val="23"/>
          <w:szCs w:val="23"/>
          <w:shd w:val="clear" w:color="auto" w:fill="F2F2F2"/>
          <w14:ligatures w14:val="none"/>
        </w:rPr>
        <w:t>best.pt</w:t>
      </w:r>
      <w:r w:rsidRPr="009B0C20">
        <w:rPr>
          <w:rFonts w:ascii="Georgia" w:eastAsia="Times New Roman" w:hAnsi="Georgia" w:cs="Times New Roman"/>
          <w:color w:val="242424"/>
          <w:spacing w:val="-1"/>
          <w:kern w:val="0"/>
          <w:sz w:val="30"/>
          <w:szCs w:val="30"/>
          <w14:ligatures w14:val="none"/>
        </w:rPr>
        <w:t> to use it in the Streamlit app.</w:t>
      </w:r>
    </w:p>
    <w:p w14:paraId="5D1680C3" w14:textId="4B74550B" w:rsidR="009B0C20" w:rsidRPr="009B0C20" w:rsidRDefault="009B0C20" w:rsidP="009B0C20">
      <w:pPr>
        <w:rPr>
          <w:rFonts w:ascii="Times New Roman" w:eastAsia="Times New Roman" w:hAnsi="Times New Roman" w:cs="Times New Roman"/>
          <w:kern w:val="0"/>
          <w14:ligatures w14:val="none"/>
        </w:rPr>
      </w:pPr>
      <w:r w:rsidRPr="009B0C20">
        <w:rPr>
          <w:rFonts w:ascii="Times New Roman" w:eastAsia="Times New Roman" w:hAnsi="Times New Roman" w:cs="Times New Roman"/>
          <w:kern w:val="0"/>
          <w14:ligatures w14:val="none"/>
        </w:rPr>
        <w:fldChar w:fldCharType="begin"/>
      </w:r>
      <w:r w:rsidRPr="009B0C20">
        <w:rPr>
          <w:rFonts w:ascii="Times New Roman" w:eastAsia="Times New Roman" w:hAnsi="Times New Roman" w:cs="Times New Roman"/>
          <w:kern w:val="0"/>
          <w14:ligatures w14:val="none"/>
        </w:rPr>
        <w:instrText xml:space="preserve"> INCLUDEPICTURE "https://miro.medium.com/v2/resize:fit:395/1*BASGKtfy5LjASn_Q55IUvw.png" \* MERGEFORMATINET </w:instrText>
      </w:r>
      <w:r w:rsidRPr="009B0C20">
        <w:rPr>
          <w:rFonts w:ascii="Times New Roman" w:eastAsia="Times New Roman" w:hAnsi="Times New Roman" w:cs="Times New Roman"/>
          <w:kern w:val="0"/>
          <w14:ligatures w14:val="none"/>
        </w:rPr>
        <w:fldChar w:fldCharType="separate"/>
      </w:r>
      <w:r w:rsidRPr="009B0C20">
        <w:rPr>
          <w:rFonts w:ascii="Times New Roman" w:eastAsia="Times New Roman" w:hAnsi="Times New Roman" w:cs="Times New Roman"/>
          <w:noProof/>
          <w:kern w:val="0"/>
          <w14:ligatures w14:val="none"/>
        </w:rPr>
        <w:drawing>
          <wp:inline distT="0" distB="0" distL="0" distR="0" wp14:anchorId="3C3B0A29" wp14:editId="7686800B">
            <wp:extent cx="5014595" cy="4315460"/>
            <wp:effectExtent l="0" t="0" r="1905" b="2540"/>
            <wp:docPr id="143731977"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31977" name="Picture 21" descr="A screenshot of a computer&#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14595" cy="4315460"/>
                    </a:xfrm>
                    <a:prstGeom prst="rect">
                      <a:avLst/>
                    </a:prstGeom>
                    <a:noFill/>
                    <a:ln>
                      <a:noFill/>
                    </a:ln>
                  </pic:spPr>
                </pic:pic>
              </a:graphicData>
            </a:graphic>
          </wp:inline>
        </w:drawing>
      </w:r>
      <w:r w:rsidRPr="009B0C20">
        <w:rPr>
          <w:rFonts w:ascii="Times New Roman" w:eastAsia="Times New Roman" w:hAnsi="Times New Roman" w:cs="Times New Roman"/>
          <w:kern w:val="0"/>
          <w14:ligatures w14:val="none"/>
        </w:rPr>
        <w:fldChar w:fldCharType="end"/>
      </w:r>
    </w:p>
    <w:p w14:paraId="4356B0A6" w14:textId="77777777" w:rsidR="009B0C20" w:rsidRPr="009B0C20" w:rsidRDefault="009B0C20" w:rsidP="009B0C20">
      <w:pPr>
        <w:shd w:val="clear" w:color="auto" w:fill="FFFFFF"/>
        <w:spacing w:before="468" w:line="450" w:lineRule="atLeast"/>
        <w:outlineLvl w:val="0"/>
        <w:rPr>
          <w:rFonts w:ascii="Helvetica Neue" w:eastAsia="Times New Roman" w:hAnsi="Helvetica Neue" w:cs="Times New Roman"/>
          <w:b/>
          <w:bCs/>
          <w:color w:val="242424"/>
          <w:spacing w:val="-4"/>
          <w:kern w:val="36"/>
          <w:sz w:val="36"/>
          <w:szCs w:val="36"/>
          <w14:ligatures w14:val="none"/>
        </w:rPr>
      </w:pPr>
      <w:r w:rsidRPr="009B0C20">
        <w:rPr>
          <w:rFonts w:ascii="Helvetica Neue" w:eastAsia="Times New Roman" w:hAnsi="Helvetica Neue" w:cs="Times New Roman"/>
          <w:b/>
          <w:bCs/>
          <w:color w:val="242424"/>
          <w:spacing w:val="-4"/>
          <w:kern w:val="36"/>
          <w:sz w:val="36"/>
          <w:szCs w:val="36"/>
          <w14:ligatures w14:val="none"/>
        </w:rPr>
        <w:t>Conclusion</w:t>
      </w:r>
    </w:p>
    <w:p w14:paraId="6FC3BB26" w14:textId="77777777" w:rsidR="009B0C20" w:rsidRPr="009B0C20" w:rsidRDefault="009B0C20" w:rsidP="009B0C20">
      <w:pPr>
        <w:shd w:val="clear" w:color="auto" w:fill="FFFFFF"/>
        <w:spacing w:before="226"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 xml:space="preserve">In this second part of our tutorial series, we have introduced you to the training . This post is short but necessary. This gives us an idea about how important the first step is. Roboflow gives us a notebook that has </w:t>
      </w:r>
      <w:r w:rsidRPr="009B0C20">
        <w:rPr>
          <w:rFonts w:ascii="Georgia" w:eastAsia="Times New Roman" w:hAnsi="Georgia" w:cs="Times New Roman"/>
          <w:color w:val="242424"/>
          <w:spacing w:val="-1"/>
          <w:kern w:val="0"/>
          <w:sz w:val="30"/>
          <w:szCs w:val="30"/>
          <w14:ligatures w14:val="none"/>
        </w:rPr>
        <w:lastRenderedPageBreak/>
        <w:t>everything you need with small but necessary changes of how to train the model with our data set.</w:t>
      </w:r>
    </w:p>
    <w:p w14:paraId="0DD32F16" w14:textId="77777777" w:rsidR="009B0C20" w:rsidRPr="009B0C20" w:rsidRDefault="009B0C20" w:rsidP="009B0C20">
      <w:pPr>
        <w:shd w:val="clear" w:color="auto" w:fill="FFFFFF"/>
        <w:spacing w:before="468" w:line="450" w:lineRule="atLeast"/>
        <w:outlineLvl w:val="0"/>
        <w:rPr>
          <w:rFonts w:ascii="Helvetica Neue" w:eastAsia="Times New Roman" w:hAnsi="Helvetica Neue" w:cs="Times New Roman"/>
          <w:b/>
          <w:bCs/>
          <w:color w:val="242424"/>
          <w:spacing w:val="-4"/>
          <w:kern w:val="36"/>
          <w:sz w:val="36"/>
          <w:szCs w:val="36"/>
          <w14:ligatures w14:val="none"/>
        </w:rPr>
      </w:pPr>
      <w:r w:rsidRPr="009B0C20">
        <w:rPr>
          <w:rFonts w:ascii="Helvetica Neue" w:eastAsia="Times New Roman" w:hAnsi="Helvetica Neue" w:cs="Times New Roman"/>
          <w:b/>
          <w:bCs/>
          <w:color w:val="242424"/>
          <w:spacing w:val="-4"/>
          <w:kern w:val="36"/>
          <w:sz w:val="36"/>
          <w:szCs w:val="36"/>
          <w14:ligatures w14:val="none"/>
        </w:rPr>
        <w:t>Creating a Streamlit WebApp for Image Object Detection with a Roboflow model</w:t>
      </w:r>
    </w:p>
    <w:p w14:paraId="79C20B59" w14:textId="77777777" w:rsidR="009B0C20" w:rsidRPr="009B0C20" w:rsidRDefault="009B0C20" w:rsidP="009B0C20">
      <w:pPr>
        <w:shd w:val="clear" w:color="auto" w:fill="FFFFFF"/>
        <w:spacing w:before="226"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Streamlitis an open-source app framework for Machine Learning and Data Science teams. Create beautiful web apps in minutes. Streamlit apps are Python scripts that run from top to bottom. Every time a user opens a browser tab pointing to your app, the script is re-executed. As the script executes, Streamlit draws its output live in a browser.</w:t>
      </w:r>
    </w:p>
    <w:p w14:paraId="243A4F0E" w14:textId="77777777" w:rsidR="009B0C20" w:rsidRPr="009B0C20" w:rsidRDefault="00000000" w:rsidP="009B0C20">
      <w:pPr>
        <w:shd w:val="clear" w:color="auto" w:fill="FFFFFF"/>
        <w:spacing w:before="514" w:line="480" w:lineRule="atLeast"/>
        <w:rPr>
          <w:rFonts w:ascii="Georgia" w:eastAsia="Times New Roman" w:hAnsi="Georgia" w:cs="Times New Roman"/>
          <w:color w:val="242424"/>
          <w:spacing w:val="-1"/>
          <w:kern w:val="0"/>
          <w:sz w:val="30"/>
          <w:szCs w:val="30"/>
          <w14:ligatures w14:val="none"/>
        </w:rPr>
      </w:pPr>
      <w:hyperlink r:id="rId47" w:tgtFrame="_blank" w:history="1">
        <w:r w:rsidR="009B0C20" w:rsidRPr="009B0C20">
          <w:rPr>
            <w:rFonts w:ascii="Georgia" w:eastAsia="Times New Roman" w:hAnsi="Georgia" w:cs="Times New Roman"/>
            <w:b/>
            <w:bCs/>
            <w:color w:val="0000FF"/>
            <w:spacing w:val="-1"/>
            <w:kern w:val="0"/>
            <w:sz w:val="30"/>
            <w:szCs w:val="30"/>
            <w:u w:val="single"/>
            <w14:ligatures w14:val="none"/>
          </w:rPr>
          <w:t>Create an app</w:t>
        </w:r>
      </w:hyperlink>
      <w:r w:rsidR="009B0C20" w:rsidRPr="009B0C20">
        <w:rPr>
          <w:rFonts w:ascii="Georgia" w:eastAsia="Times New Roman" w:hAnsi="Georgia" w:cs="Times New Roman"/>
          <w:color w:val="242424"/>
          <w:spacing w:val="-1"/>
          <w:kern w:val="0"/>
          <w:sz w:val="30"/>
          <w:szCs w:val="30"/>
          <w14:ligatures w14:val="none"/>
        </w:rPr>
        <w:t> using Streamlit’s core features to fetch and cache data, draw charts, plot information on a map, and use interactive widgets, like a slider, to filter results.</w:t>
      </w:r>
    </w:p>
    <w:p w14:paraId="6BF79597" w14:textId="77777777" w:rsidR="009B0C20" w:rsidRPr="009B0C20" w:rsidRDefault="009B0C20" w:rsidP="009B0C20">
      <w:pPr>
        <w:shd w:val="clear" w:color="auto" w:fill="FFFFFF"/>
        <w:spacing w:before="514"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Let’s prepare the virtual environment for the Streamlit app. First let’s create a virtual environment and once created then activate it (Windows).</w:t>
      </w:r>
    </w:p>
    <w:p w14:paraId="1432A2F7" w14:textId="77777777" w:rsidR="009B0C20" w:rsidRPr="009B0C20" w:rsidRDefault="009B0C20" w:rsidP="009B0C2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424"/>
          <w:kern w:val="0"/>
          <w:sz w:val="27"/>
          <w:szCs w:val="27"/>
          <w14:ligatures w14:val="none"/>
        </w:rPr>
      </w:pPr>
      <w:r w:rsidRPr="009B0C20">
        <w:rPr>
          <w:rFonts w:ascii="Menlo" w:eastAsia="Times New Roman" w:hAnsi="Menlo" w:cs="Menlo"/>
          <w:color w:val="242424"/>
          <w:spacing w:val="-5"/>
          <w:kern w:val="0"/>
          <w:sz w:val="21"/>
          <w:szCs w:val="21"/>
          <w14:ligatures w14:val="none"/>
        </w:rPr>
        <w:t xml:space="preserve">python -m venv </w:t>
      </w:r>
      <w:r w:rsidRPr="009B0C20">
        <w:rPr>
          <w:rFonts w:ascii="Menlo" w:eastAsia="Times New Roman" w:hAnsi="Menlo" w:cs="Menlo"/>
          <w:color w:val="5C2699"/>
          <w:spacing w:val="-5"/>
          <w:kern w:val="0"/>
          <w:sz w:val="21"/>
          <w:szCs w:val="21"/>
          <w14:ligatures w14:val="none"/>
        </w:rPr>
        <w:t>env</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5C2699"/>
          <w:spacing w:val="-5"/>
          <w:kern w:val="0"/>
          <w:sz w:val="21"/>
          <w:szCs w:val="21"/>
          <w14:ligatures w14:val="none"/>
        </w:rPr>
        <w:t>env</w:t>
      </w:r>
      <w:r w:rsidRPr="009B0C20">
        <w:rPr>
          <w:rFonts w:ascii="Menlo" w:eastAsia="Times New Roman" w:hAnsi="Menlo" w:cs="Menlo"/>
          <w:color w:val="242424"/>
          <w:spacing w:val="-5"/>
          <w:kern w:val="0"/>
          <w:sz w:val="21"/>
          <w:szCs w:val="21"/>
          <w14:ligatures w14:val="none"/>
        </w:rPr>
        <w:t>\Scripts\activate</w:t>
      </w:r>
    </w:p>
    <w:p w14:paraId="75A2A0CA" w14:textId="77777777" w:rsidR="009B0C20" w:rsidRPr="009B0C20" w:rsidRDefault="009B0C20" w:rsidP="009B0C20">
      <w:pPr>
        <w:shd w:val="clear" w:color="auto" w:fill="FFFFFF"/>
        <w:spacing w:before="514"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Then we have to install PyTorch, Ultralytics and Streamlit. Try to install in the next order.</w:t>
      </w:r>
    </w:p>
    <w:p w14:paraId="7AFF5506" w14:textId="77777777" w:rsidR="009B0C20" w:rsidRPr="009B0C20" w:rsidRDefault="009B0C20" w:rsidP="009B0C2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424"/>
          <w:kern w:val="0"/>
          <w:sz w:val="27"/>
          <w:szCs w:val="27"/>
          <w14:ligatures w14:val="none"/>
        </w:rPr>
      </w:pPr>
      <w:r w:rsidRPr="009B0C20">
        <w:rPr>
          <w:rFonts w:ascii="Menlo" w:eastAsia="Times New Roman" w:hAnsi="Menlo" w:cs="Menlo"/>
          <w:color w:val="242424"/>
          <w:spacing w:val="-5"/>
          <w:kern w:val="0"/>
          <w:sz w:val="21"/>
          <w:szCs w:val="21"/>
          <w14:ligatures w14:val="none"/>
        </w:rPr>
        <w:lastRenderedPageBreak/>
        <w:t>pip install torch</w:t>
      </w:r>
      <w:r w:rsidRPr="009B0C20">
        <w:rPr>
          <w:rFonts w:ascii="Menlo" w:eastAsia="Times New Roman" w:hAnsi="Menlo" w:cs="Menlo"/>
          <w:color w:val="242424"/>
          <w:spacing w:val="-5"/>
          <w:kern w:val="0"/>
          <w:sz w:val="21"/>
          <w:szCs w:val="21"/>
          <w14:ligatures w14:val="none"/>
        </w:rPr>
        <w:br/>
        <w:t>pip install ultralytics</w:t>
      </w:r>
      <w:r w:rsidRPr="009B0C20">
        <w:rPr>
          <w:rFonts w:ascii="Menlo" w:eastAsia="Times New Roman" w:hAnsi="Menlo" w:cs="Menlo"/>
          <w:color w:val="242424"/>
          <w:spacing w:val="-5"/>
          <w:kern w:val="0"/>
          <w:sz w:val="21"/>
          <w:szCs w:val="21"/>
          <w14:ligatures w14:val="none"/>
        </w:rPr>
        <w:br/>
        <w:t>pip install streamlit</w:t>
      </w:r>
    </w:p>
    <w:p w14:paraId="306DB9BF" w14:textId="77777777" w:rsidR="009B0C20" w:rsidRPr="009B0C20" w:rsidRDefault="009B0C20" w:rsidP="009B0C20">
      <w:pPr>
        <w:shd w:val="clear" w:color="auto" w:fill="FFFFFF"/>
        <w:spacing w:before="514"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After this we are ready to try the hello world in Streamlit to check that everything is installed correctly. Create a file called app.py and put the next code lines using your favorite IDE:</w:t>
      </w:r>
    </w:p>
    <w:p w14:paraId="7C7BA3E2" w14:textId="77777777" w:rsidR="009B0C20" w:rsidRPr="009B0C20" w:rsidRDefault="009B0C20" w:rsidP="009B0C2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424"/>
          <w:kern w:val="0"/>
          <w:sz w:val="27"/>
          <w:szCs w:val="27"/>
          <w14:ligatures w14:val="none"/>
        </w:rPr>
      </w:pPr>
      <w:r w:rsidRPr="009B0C20">
        <w:rPr>
          <w:rFonts w:ascii="Menlo" w:eastAsia="Times New Roman" w:hAnsi="Menlo" w:cs="Menlo"/>
          <w:color w:val="AA0D91"/>
          <w:spacing w:val="-5"/>
          <w:kern w:val="0"/>
          <w:sz w:val="21"/>
          <w:szCs w:val="21"/>
          <w14:ligatures w14:val="none"/>
        </w:rPr>
        <w:t>import</w:t>
      </w:r>
      <w:r w:rsidRPr="009B0C20">
        <w:rPr>
          <w:rFonts w:ascii="Menlo" w:eastAsia="Times New Roman" w:hAnsi="Menlo" w:cs="Menlo"/>
          <w:color w:val="242424"/>
          <w:spacing w:val="-5"/>
          <w:kern w:val="0"/>
          <w:sz w:val="21"/>
          <w:szCs w:val="21"/>
          <w14:ligatures w14:val="none"/>
        </w:rPr>
        <w:t xml:space="preserve"> streamlit </w:t>
      </w:r>
      <w:r w:rsidRPr="009B0C20">
        <w:rPr>
          <w:rFonts w:ascii="Menlo" w:eastAsia="Times New Roman" w:hAnsi="Menlo" w:cs="Menlo"/>
          <w:color w:val="AA0D91"/>
          <w:spacing w:val="-5"/>
          <w:kern w:val="0"/>
          <w:sz w:val="21"/>
          <w:szCs w:val="21"/>
          <w14:ligatures w14:val="none"/>
        </w:rPr>
        <w:t>as</w:t>
      </w:r>
      <w:r w:rsidRPr="009B0C20">
        <w:rPr>
          <w:rFonts w:ascii="Menlo" w:eastAsia="Times New Roman" w:hAnsi="Menlo" w:cs="Menlo"/>
          <w:color w:val="242424"/>
          <w:spacing w:val="-5"/>
          <w:kern w:val="0"/>
          <w:sz w:val="21"/>
          <w:szCs w:val="21"/>
          <w14:ligatures w14:val="none"/>
        </w:rPr>
        <w:t xml:space="preserve"> st</w:t>
      </w:r>
      <w:r w:rsidRPr="009B0C20">
        <w:rPr>
          <w:rFonts w:ascii="Menlo" w:eastAsia="Times New Roman" w:hAnsi="Menlo" w:cs="Menlo"/>
          <w:color w:val="242424"/>
          <w:spacing w:val="-5"/>
          <w:kern w:val="0"/>
          <w:sz w:val="21"/>
          <w:szCs w:val="21"/>
          <w14:ligatures w14:val="none"/>
        </w:rPr>
        <w:br/>
        <w:t>st.write(</w:t>
      </w:r>
      <w:r w:rsidRPr="009B0C20">
        <w:rPr>
          <w:rFonts w:ascii="Menlo" w:eastAsia="Times New Roman" w:hAnsi="Menlo" w:cs="Menlo"/>
          <w:color w:val="C41A16"/>
          <w:spacing w:val="-5"/>
          <w:kern w:val="0"/>
          <w:sz w:val="21"/>
          <w:szCs w:val="21"/>
          <w14:ligatures w14:val="none"/>
        </w:rPr>
        <w:t>"Hello, World!"</w:t>
      </w:r>
      <w:r w:rsidRPr="009B0C20">
        <w:rPr>
          <w:rFonts w:ascii="Menlo" w:eastAsia="Times New Roman" w:hAnsi="Menlo" w:cs="Menlo"/>
          <w:color w:val="242424"/>
          <w:spacing w:val="-5"/>
          <w:kern w:val="0"/>
          <w:sz w:val="21"/>
          <w:szCs w:val="21"/>
          <w14:ligatures w14:val="none"/>
        </w:rPr>
        <w:t>)</w:t>
      </w:r>
    </w:p>
    <w:p w14:paraId="2E4B0A97" w14:textId="77777777" w:rsidR="009B0C20" w:rsidRPr="009B0C20" w:rsidRDefault="009B0C20" w:rsidP="009B0C20">
      <w:pPr>
        <w:shd w:val="clear" w:color="auto" w:fill="FFFFFF"/>
        <w:spacing w:before="514"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Then run it from the terminal in cmd and if everything works fine will open the browser.</w:t>
      </w:r>
    </w:p>
    <w:p w14:paraId="0FE21581" w14:textId="77777777" w:rsidR="009B0C20" w:rsidRPr="009B0C20" w:rsidRDefault="009B0C20" w:rsidP="009B0C2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424"/>
          <w:kern w:val="0"/>
          <w:sz w:val="27"/>
          <w:szCs w:val="27"/>
          <w14:ligatures w14:val="none"/>
        </w:rPr>
      </w:pPr>
      <w:r w:rsidRPr="009B0C20">
        <w:rPr>
          <w:rFonts w:ascii="Menlo" w:eastAsia="Times New Roman" w:hAnsi="Menlo" w:cs="Menlo"/>
          <w:color w:val="242424"/>
          <w:spacing w:val="-5"/>
          <w:kern w:val="0"/>
          <w:sz w:val="21"/>
          <w:szCs w:val="21"/>
          <w14:ligatures w14:val="none"/>
        </w:rPr>
        <w:t>streamlit run app.py</w:t>
      </w:r>
    </w:p>
    <w:p w14:paraId="6F5FB6C0" w14:textId="77777777" w:rsidR="009B0C20" w:rsidRPr="009B0C20" w:rsidRDefault="009B0C20" w:rsidP="009B0C20">
      <w:pPr>
        <w:shd w:val="clear" w:color="auto" w:fill="FFFFFF"/>
        <w:spacing w:before="514"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Then to create a tool to upload our pictures and use the model we need to open the code editor and let’s get started by replacing the previous file and creating a new one named </w:t>
      </w:r>
      <w:r w:rsidRPr="009B0C20">
        <w:rPr>
          <w:rFonts w:ascii="Menlo" w:eastAsia="Times New Roman" w:hAnsi="Menlo" w:cs="Menlo"/>
          <w:color w:val="242424"/>
          <w:spacing w:val="-1"/>
          <w:kern w:val="0"/>
          <w:sz w:val="23"/>
          <w:szCs w:val="23"/>
          <w:shd w:val="clear" w:color="auto" w:fill="F2F2F2"/>
          <w14:ligatures w14:val="none"/>
        </w:rPr>
        <w:t>app.py</w:t>
      </w:r>
      <w:r w:rsidRPr="009B0C20">
        <w:rPr>
          <w:rFonts w:ascii="Georgia" w:eastAsia="Times New Roman" w:hAnsi="Georgia" w:cs="Times New Roman"/>
          <w:color w:val="242424"/>
          <w:spacing w:val="-1"/>
          <w:kern w:val="0"/>
          <w:sz w:val="30"/>
          <w:szCs w:val="30"/>
          <w14:ligatures w14:val="none"/>
        </w:rPr>
        <w:t>. But we also need a folder called </w:t>
      </w:r>
      <w:r w:rsidRPr="009B0C20">
        <w:rPr>
          <w:rFonts w:ascii="Menlo" w:eastAsia="Times New Roman" w:hAnsi="Menlo" w:cs="Menlo"/>
          <w:color w:val="242424"/>
          <w:spacing w:val="-1"/>
          <w:kern w:val="0"/>
          <w:sz w:val="23"/>
          <w:szCs w:val="23"/>
          <w:shd w:val="clear" w:color="auto" w:fill="F2F2F2"/>
          <w14:ligatures w14:val="none"/>
        </w:rPr>
        <w:t>weights</w:t>
      </w:r>
      <w:r w:rsidRPr="009B0C20">
        <w:rPr>
          <w:rFonts w:ascii="Georgia" w:eastAsia="Times New Roman" w:hAnsi="Georgia" w:cs="Times New Roman"/>
          <w:color w:val="242424"/>
          <w:spacing w:val="-1"/>
          <w:kern w:val="0"/>
          <w:sz w:val="30"/>
          <w:szCs w:val="30"/>
          <w14:ligatures w14:val="none"/>
        </w:rPr>
        <w:t> and for the moment is everything. Now let’s go to the next step.</w:t>
      </w:r>
    </w:p>
    <w:p w14:paraId="45F2C921" w14:textId="77777777" w:rsidR="009B0C20" w:rsidRPr="009B0C20" w:rsidRDefault="009B0C20" w:rsidP="009B0C20">
      <w:pPr>
        <w:shd w:val="clear" w:color="auto" w:fill="FFFFFF"/>
        <w:spacing w:before="468" w:line="450" w:lineRule="atLeast"/>
        <w:outlineLvl w:val="0"/>
        <w:rPr>
          <w:rFonts w:ascii="Helvetica Neue" w:eastAsia="Times New Roman" w:hAnsi="Helvetica Neue" w:cs="Times New Roman"/>
          <w:b/>
          <w:bCs/>
          <w:color w:val="242424"/>
          <w:spacing w:val="-4"/>
          <w:kern w:val="36"/>
          <w:sz w:val="36"/>
          <w:szCs w:val="36"/>
          <w14:ligatures w14:val="none"/>
        </w:rPr>
      </w:pPr>
      <w:r w:rsidRPr="009B0C20">
        <w:rPr>
          <w:rFonts w:ascii="Helvetica Neue" w:eastAsia="Times New Roman" w:hAnsi="Helvetica Neue" w:cs="Times New Roman"/>
          <w:b/>
          <w:bCs/>
          <w:color w:val="242424"/>
          <w:spacing w:val="-4"/>
          <w:kern w:val="36"/>
          <w:sz w:val="36"/>
          <w:szCs w:val="36"/>
          <w14:ligatures w14:val="none"/>
        </w:rPr>
        <w:t>Create a Uploading an Image On Streamlit WebApp</w:t>
      </w:r>
    </w:p>
    <w:p w14:paraId="0E1AC7B0" w14:textId="77777777" w:rsidR="009B0C20" w:rsidRPr="009B0C20" w:rsidRDefault="009B0C20" w:rsidP="009B0C20">
      <w:pPr>
        <w:shd w:val="clear" w:color="auto" w:fill="FFFFFF"/>
        <w:spacing w:before="226"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lastRenderedPageBreak/>
        <w:t>We’ll use Streamlit to allow users to upload an image. After successfully uploading an image, is ready to run object detection on the uploaded image using YOLOv8. This step involves loading the YOLOv8 model and passing the uploaded image through the model to identify the objects present in the image.</w:t>
      </w:r>
    </w:p>
    <w:p w14:paraId="346B7677" w14:textId="77777777" w:rsidR="009B0C20" w:rsidRPr="009B0C20" w:rsidRDefault="009B0C20" w:rsidP="009B0C20">
      <w:pPr>
        <w:shd w:val="clear" w:color="auto" w:fill="FFFFFF"/>
        <w:spacing w:before="514"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We will also visualize the output of the model with the identified objects highlighted in the image. Let’s go into the code.</w:t>
      </w:r>
    </w:p>
    <w:p w14:paraId="19AC90AB" w14:textId="77777777" w:rsidR="009B0C20" w:rsidRPr="009B0C20" w:rsidRDefault="009B0C20" w:rsidP="009B0C20">
      <w:pPr>
        <w:shd w:val="clear" w:color="auto" w:fill="FFFFFF"/>
        <w:spacing w:before="514"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In </w:t>
      </w:r>
      <w:hyperlink r:id="rId48" w:history="1">
        <w:r w:rsidRPr="009B0C20">
          <w:rPr>
            <w:rFonts w:ascii="Georgia" w:eastAsia="Times New Roman" w:hAnsi="Georgia" w:cs="Times New Roman"/>
            <w:color w:val="0000FF"/>
            <w:spacing w:val="-1"/>
            <w:kern w:val="0"/>
            <w:sz w:val="30"/>
            <w:szCs w:val="30"/>
            <w:u w:val="single"/>
            <w14:ligatures w14:val="none"/>
          </w:rPr>
          <w:t>Part 2</w:t>
        </w:r>
      </w:hyperlink>
      <w:r w:rsidRPr="009B0C20">
        <w:rPr>
          <w:rFonts w:ascii="Georgia" w:eastAsia="Times New Roman" w:hAnsi="Georgia" w:cs="Times New Roman"/>
          <w:color w:val="242424"/>
          <w:spacing w:val="-1"/>
          <w:kern w:val="0"/>
          <w:sz w:val="30"/>
          <w:szCs w:val="30"/>
          <w14:ligatures w14:val="none"/>
        </w:rPr>
        <w:t> of this series, we have discussed how to download a pre-trained weight file of the Yolov8 model. downloaded the </w:t>
      </w:r>
      <w:r w:rsidRPr="009B0C20">
        <w:rPr>
          <w:rFonts w:ascii="Menlo" w:eastAsia="Times New Roman" w:hAnsi="Menlo" w:cs="Menlo"/>
          <w:color w:val="242424"/>
          <w:spacing w:val="-1"/>
          <w:kern w:val="0"/>
          <w:sz w:val="23"/>
          <w:szCs w:val="23"/>
          <w:shd w:val="clear" w:color="auto" w:fill="F2F2F2"/>
          <w14:ligatures w14:val="none"/>
        </w:rPr>
        <w:t>best.pt</w:t>
      </w:r>
      <w:r w:rsidRPr="009B0C20">
        <w:rPr>
          <w:rFonts w:ascii="Georgia" w:eastAsia="Times New Roman" w:hAnsi="Georgia" w:cs="Times New Roman"/>
          <w:color w:val="242424"/>
          <w:spacing w:val="-1"/>
          <w:kern w:val="0"/>
          <w:sz w:val="30"/>
          <w:szCs w:val="30"/>
          <w14:ligatures w14:val="none"/>
        </w:rPr>
        <w:t> file and saved it inside our </w:t>
      </w:r>
      <w:proofErr w:type="gramStart"/>
      <w:r w:rsidRPr="009B0C20">
        <w:rPr>
          <w:rFonts w:ascii="Menlo" w:eastAsia="Times New Roman" w:hAnsi="Menlo" w:cs="Menlo"/>
          <w:color w:val="242424"/>
          <w:spacing w:val="-1"/>
          <w:kern w:val="0"/>
          <w:sz w:val="23"/>
          <w:szCs w:val="23"/>
          <w:shd w:val="clear" w:color="auto" w:fill="F2F2F2"/>
          <w14:ligatures w14:val="none"/>
        </w:rPr>
        <w:t>weights</w:t>
      </w:r>
      <w:proofErr w:type="gramEnd"/>
      <w:r w:rsidRPr="009B0C20">
        <w:rPr>
          <w:rFonts w:ascii="Georgia" w:eastAsia="Times New Roman" w:hAnsi="Georgia" w:cs="Times New Roman"/>
          <w:color w:val="242424"/>
          <w:spacing w:val="-1"/>
          <w:kern w:val="0"/>
          <w:sz w:val="30"/>
          <w:szCs w:val="30"/>
          <w14:ligatures w14:val="none"/>
        </w:rPr>
        <w:t> directory. We will use the same weight file. In the created file with the name </w:t>
      </w:r>
      <w:r w:rsidRPr="009B0C20">
        <w:rPr>
          <w:rFonts w:ascii="Menlo" w:eastAsia="Times New Roman" w:hAnsi="Menlo" w:cs="Menlo"/>
          <w:color w:val="242424"/>
          <w:spacing w:val="-1"/>
          <w:kern w:val="0"/>
          <w:sz w:val="23"/>
          <w:szCs w:val="23"/>
          <w:shd w:val="clear" w:color="auto" w:fill="F2F2F2"/>
          <w14:ligatures w14:val="none"/>
        </w:rPr>
        <w:t>app.py</w:t>
      </w:r>
      <w:r w:rsidRPr="009B0C20">
        <w:rPr>
          <w:rFonts w:ascii="Georgia" w:eastAsia="Times New Roman" w:hAnsi="Georgia" w:cs="Times New Roman"/>
          <w:color w:val="242424"/>
          <w:spacing w:val="-1"/>
          <w:kern w:val="0"/>
          <w:sz w:val="30"/>
          <w:szCs w:val="30"/>
          <w14:ligatures w14:val="none"/>
        </w:rPr>
        <w:t>write the following lines of code:</w:t>
      </w:r>
    </w:p>
    <w:p w14:paraId="0C36B702" w14:textId="77777777" w:rsidR="009B0C20" w:rsidRPr="009B0C20" w:rsidRDefault="009B0C20" w:rsidP="009B0C2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424"/>
          <w:kern w:val="0"/>
          <w:sz w:val="27"/>
          <w:szCs w:val="27"/>
          <w14:ligatures w14:val="none"/>
        </w:rPr>
      </w:pPr>
      <w:r w:rsidRPr="009B0C20">
        <w:rPr>
          <w:rFonts w:ascii="Menlo" w:eastAsia="Times New Roman" w:hAnsi="Menlo" w:cs="Menlo"/>
          <w:color w:val="007400"/>
          <w:spacing w:val="-5"/>
          <w:kern w:val="0"/>
          <w:sz w:val="21"/>
          <w:szCs w:val="21"/>
          <w14:ligatures w14:val="none"/>
        </w:rPr>
        <w:t># Import required libraries</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AA0D91"/>
          <w:spacing w:val="-5"/>
          <w:kern w:val="0"/>
          <w:sz w:val="21"/>
          <w:szCs w:val="21"/>
          <w14:ligatures w14:val="none"/>
        </w:rPr>
        <w:t>import</w:t>
      </w:r>
      <w:r w:rsidRPr="009B0C20">
        <w:rPr>
          <w:rFonts w:ascii="Menlo" w:eastAsia="Times New Roman" w:hAnsi="Menlo" w:cs="Menlo"/>
          <w:color w:val="242424"/>
          <w:spacing w:val="-5"/>
          <w:kern w:val="0"/>
          <w:sz w:val="21"/>
          <w:szCs w:val="21"/>
          <w14:ligatures w14:val="none"/>
        </w:rPr>
        <w:t xml:space="preserve"> PIL</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AA0D91"/>
          <w:spacing w:val="-5"/>
          <w:kern w:val="0"/>
          <w:sz w:val="21"/>
          <w:szCs w:val="21"/>
          <w14:ligatures w14:val="none"/>
        </w:rPr>
        <w:t>import</w:t>
      </w:r>
      <w:r w:rsidRPr="009B0C20">
        <w:rPr>
          <w:rFonts w:ascii="Menlo" w:eastAsia="Times New Roman" w:hAnsi="Menlo" w:cs="Menlo"/>
          <w:color w:val="242424"/>
          <w:spacing w:val="-5"/>
          <w:kern w:val="0"/>
          <w:sz w:val="21"/>
          <w:szCs w:val="21"/>
          <w14:ligatures w14:val="none"/>
        </w:rPr>
        <w:t xml:space="preserve"> streamlit </w:t>
      </w:r>
      <w:r w:rsidRPr="009B0C20">
        <w:rPr>
          <w:rFonts w:ascii="Menlo" w:eastAsia="Times New Roman" w:hAnsi="Menlo" w:cs="Menlo"/>
          <w:color w:val="AA0D91"/>
          <w:spacing w:val="-5"/>
          <w:kern w:val="0"/>
          <w:sz w:val="21"/>
          <w:szCs w:val="21"/>
          <w14:ligatures w14:val="none"/>
        </w:rPr>
        <w:t>as</w:t>
      </w:r>
      <w:r w:rsidRPr="009B0C20">
        <w:rPr>
          <w:rFonts w:ascii="Menlo" w:eastAsia="Times New Roman" w:hAnsi="Menlo" w:cs="Menlo"/>
          <w:color w:val="242424"/>
          <w:spacing w:val="-5"/>
          <w:kern w:val="0"/>
          <w:sz w:val="21"/>
          <w:szCs w:val="21"/>
          <w14:ligatures w14:val="none"/>
        </w:rPr>
        <w:t xml:space="preserve"> st</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AA0D91"/>
          <w:spacing w:val="-5"/>
          <w:kern w:val="0"/>
          <w:sz w:val="21"/>
          <w:szCs w:val="21"/>
          <w14:ligatures w14:val="none"/>
        </w:rPr>
        <w:t>from</w:t>
      </w:r>
      <w:r w:rsidRPr="009B0C20">
        <w:rPr>
          <w:rFonts w:ascii="Menlo" w:eastAsia="Times New Roman" w:hAnsi="Menlo" w:cs="Menlo"/>
          <w:color w:val="242424"/>
          <w:spacing w:val="-5"/>
          <w:kern w:val="0"/>
          <w:sz w:val="21"/>
          <w:szCs w:val="21"/>
          <w14:ligatures w14:val="none"/>
        </w:rPr>
        <w:t xml:space="preserve"> ultralytics </w:t>
      </w:r>
      <w:r w:rsidRPr="009B0C20">
        <w:rPr>
          <w:rFonts w:ascii="Menlo" w:eastAsia="Times New Roman" w:hAnsi="Menlo" w:cs="Menlo"/>
          <w:color w:val="AA0D91"/>
          <w:spacing w:val="-5"/>
          <w:kern w:val="0"/>
          <w:sz w:val="21"/>
          <w:szCs w:val="21"/>
          <w14:ligatures w14:val="none"/>
        </w:rPr>
        <w:t>import</w:t>
      </w:r>
      <w:r w:rsidRPr="009B0C20">
        <w:rPr>
          <w:rFonts w:ascii="Menlo" w:eastAsia="Times New Roman" w:hAnsi="Menlo" w:cs="Menlo"/>
          <w:color w:val="242424"/>
          <w:spacing w:val="-5"/>
          <w:kern w:val="0"/>
          <w:sz w:val="21"/>
          <w:szCs w:val="21"/>
          <w14:ligatures w14:val="none"/>
        </w:rPr>
        <w:t xml:space="preserve"> YOLO</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007400"/>
          <w:spacing w:val="-5"/>
          <w:kern w:val="0"/>
          <w:sz w:val="21"/>
          <w:szCs w:val="21"/>
          <w14:ligatures w14:val="none"/>
        </w:rPr>
        <w:t># Replace the relative path to your weight file</w:t>
      </w:r>
      <w:r w:rsidRPr="009B0C20">
        <w:rPr>
          <w:rFonts w:ascii="Menlo" w:eastAsia="Times New Roman" w:hAnsi="Menlo" w:cs="Menlo"/>
          <w:color w:val="242424"/>
          <w:spacing w:val="-5"/>
          <w:kern w:val="0"/>
          <w:sz w:val="21"/>
          <w:szCs w:val="21"/>
          <w14:ligatures w14:val="none"/>
        </w:rPr>
        <w:br/>
        <w:t xml:space="preserve">model_path = </w:t>
      </w:r>
      <w:r w:rsidRPr="009B0C20">
        <w:rPr>
          <w:rFonts w:ascii="Menlo" w:eastAsia="Times New Roman" w:hAnsi="Menlo" w:cs="Menlo"/>
          <w:color w:val="C41A16"/>
          <w:spacing w:val="-5"/>
          <w:kern w:val="0"/>
          <w:sz w:val="21"/>
          <w:szCs w:val="21"/>
          <w14:ligatures w14:val="none"/>
        </w:rPr>
        <w:t>'weights/best.pt'</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007400"/>
          <w:spacing w:val="-5"/>
          <w:kern w:val="0"/>
          <w:sz w:val="21"/>
          <w:szCs w:val="21"/>
          <w14:ligatures w14:val="none"/>
        </w:rPr>
        <w:t># Setting page layout</w:t>
      </w:r>
      <w:r w:rsidRPr="009B0C20">
        <w:rPr>
          <w:rFonts w:ascii="Menlo" w:eastAsia="Times New Roman" w:hAnsi="Menlo" w:cs="Menlo"/>
          <w:color w:val="242424"/>
          <w:spacing w:val="-5"/>
          <w:kern w:val="0"/>
          <w:sz w:val="21"/>
          <w:szCs w:val="21"/>
          <w14:ligatures w14:val="none"/>
        </w:rPr>
        <w:br/>
        <w:t>st.set_page_config(</w:t>
      </w:r>
      <w:r w:rsidRPr="009B0C20">
        <w:rPr>
          <w:rFonts w:ascii="Menlo" w:eastAsia="Times New Roman" w:hAnsi="Menlo" w:cs="Menlo"/>
          <w:color w:val="242424"/>
          <w:spacing w:val="-5"/>
          <w:kern w:val="0"/>
          <w:sz w:val="21"/>
          <w:szCs w:val="21"/>
          <w14:ligatures w14:val="none"/>
        </w:rPr>
        <w:br/>
        <w:t xml:space="preserve">    page_title=</w:t>
      </w:r>
      <w:r w:rsidRPr="009B0C20">
        <w:rPr>
          <w:rFonts w:ascii="Menlo" w:eastAsia="Times New Roman" w:hAnsi="Menlo" w:cs="Menlo"/>
          <w:color w:val="C41A16"/>
          <w:spacing w:val="-5"/>
          <w:kern w:val="0"/>
          <w:sz w:val="21"/>
          <w:szCs w:val="21"/>
          <w14:ligatures w14:val="none"/>
        </w:rPr>
        <w:t>"Object Detection"</w:t>
      </w:r>
      <w:r w:rsidRPr="009B0C20">
        <w:rPr>
          <w:rFonts w:ascii="Menlo" w:eastAsia="Times New Roman" w:hAnsi="Menlo" w:cs="Menlo"/>
          <w:color w:val="242424"/>
          <w:spacing w:val="-5"/>
          <w:kern w:val="0"/>
          <w:sz w:val="21"/>
          <w:szCs w:val="21"/>
          <w14:ligatures w14:val="none"/>
        </w:rPr>
        <w:t xml:space="preserve">,  </w:t>
      </w:r>
      <w:r w:rsidRPr="009B0C20">
        <w:rPr>
          <w:rFonts w:ascii="Menlo" w:eastAsia="Times New Roman" w:hAnsi="Menlo" w:cs="Menlo"/>
          <w:color w:val="007400"/>
          <w:spacing w:val="-5"/>
          <w:kern w:val="0"/>
          <w:sz w:val="21"/>
          <w:szCs w:val="21"/>
          <w14:ligatures w14:val="none"/>
        </w:rPr>
        <w:t># Setting page title</w:t>
      </w:r>
      <w:r w:rsidRPr="009B0C20">
        <w:rPr>
          <w:rFonts w:ascii="Menlo" w:eastAsia="Times New Roman" w:hAnsi="Menlo" w:cs="Menlo"/>
          <w:color w:val="242424"/>
          <w:spacing w:val="-5"/>
          <w:kern w:val="0"/>
          <w:sz w:val="21"/>
          <w:szCs w:val="21"/>
          <w14:ligatures w14:val="none"/>
        </w:rPr>
        <w:br/>
        <w:t xml:space="preserve">    page_icon=</w:t>
      </w:r>
      <w:r w:rsidRPr="009B0C20">
        <w:rPr>
          <w:rFonts w:ascii="Menlo" w:eastAsia="Times New Roman" w:hAnsi="Menlo" w:cs="Menlo"/>
          <w:color w:val="C41A16"/>
          <w:spacing w:val="-5"/>
          <w:kern w:val="0"/>
          <w:sz w:val="21"/>
          <w:szCs w:val="21"/>
          <w14:ligatures w14:val="none"/>
        </w:rPr>
        <w:t>"</w:t>
      </w:r>
      <w:r w:rsidRPr="009B0C20">
        <w:rPr>
          <w:rFonts w:ascii="Apple Color Emoji" w:eastAsia="Times New Roman" w:hAnsi="Apple Color Emoji" w:cs="Apple Color Emoji"/>
          <w:color w:val="C41A16"/>
          <w:spacing w:val="-5"/>
          <w:kern w:val="0"/>
          <w:sz w:val="21"/>
          <w:szCs w:val="21"/>
          <w14:ligatures w14:val="none"/>
        </w:rPr>
        <w:t>🤖</w:t>
      </w:r>
      <w:r w:rsidRPr="009B0C20">
        <w:rPr>
          <w:rFonts w:ascii="Menlo" w:eastAsia="Times New Roman" w:hAnsi="Menlo" w:cs="Menlo"/>
          <w:color w:val="C41A16"/>
          <w:spacing w:val="-5"/>
          <w:kern w:val="0"/>
          <w:sz w:val="21"/>
          <w:szCs w:val="21"/>
          <w14:ligatures w14:val="none"/>
        </w:rPr>
        <w:t>"</w:t>
      </w:r>
      <w:r w:rsidRPr="009B0C20">
        <w:rPr>
          <w:rFonts w:ascii="Menlo" w:eastAsia="Times New Roman" w:hAnsi="Menlo" w:cs="Menlo"/>
          <w:color w:val="242424"/>
          <w:spacing w:val="-5"/>
          <w:kern w:val="0"/>
          <w:sz w:val="21"/>
          <w:szCs w:val="21"/>
          <w14:ligatures w14:val="none"/>
        </w:rPr>
        <w:t xml:space="preserve">,     </w:t>
      </w:r>
      <w:r w:rsidRPr="009B0C20">
        <w:rPr>
          <w:rFonts w:ascii="Menlo" w:eastAsia="Times New Roman" w:hAnsi="Menlo" w:cs="Menlo"/>
          <w:color w:val="007400"/>
          <w:spacing w:val="-5"/>
          <w:kern w:val="0"/>
          <w:sz w:val="21"/>
          <w:szCs w:val="21"/>
          <w14:ligatures w14:val="none"/>
        </w:rPr>
        <w:t># Setting page icon</w:t>
      </w:r>
      <w:r w:rsidRPr="009B0C20">
        <w:rPr>
          <w:rFonts w:ascii="Menlo" w:eastAsia="Times New Roman" w:hAnsi="Menlo" w:cs="Menlo"/>
          <w:color w:val="242424"/>
          <w:spacing w:val="-5"/>
          <w:kern w:val="0"/>
          <w:sz w:val="21"/>
          <w:szCs w:val="21"/>
          <w14:ligatures w14:val="none"/>
        </w:rPr>
        <w:br/>
        <w:t xml:space="preserve">    layout=</w:t>
      </w:r>
      <w:r w:rsidRPr="009B0C20">
        <w:rPr>
          <w:rFonts w:ascii="Menlo" w:eastAsia="Times New Roman" w:hAnsi="Menlo" w:cs="Menlo"/>
          <w:color w:val="C41A16"/>
          <w:spacing w:val="-5"/>
          <w:kern w:val="0"/>
          <w:sz w:val="21"/>
          <w:szCs w:val="21"/>
          <w14:ligatures w14:val="none"/>
        </w:rPr>
        <w:t>"wide"</w:t>
      </w:r>
      <w:r w:rsidRPr="009B0C20">
        <w:rPr>
          <w:rFonts w:ascii="Menlo" w:eastAsia="Times New Roman" w:hAnsi="Menlo" w:cs="Menlo"/>
          <w:color w:val="242424"/>
          <w:spacing w:val="-5"/>
          <w:kern w:val="0"/>
          <w:sz w:val="21"/>
          <w:szCs w:val="21"/>
          <w14:ligatures w14:val="none"/>
        </w:rPr>
        <w:t xml:space="preserve">,      </w:t>
      </w:r>
      <w:r w:rsidRPr="009B0C20">
        <w:rPr>
          <w:rFonts w:ascii="Menlo" w:eastAsia="Times New Roman" w:hAnsi="Menlo" w:cs="Menlo"/>
          <w:color w:val="007400"/>
          <w:spacing w:val="-5"/>
          <w:kern w:val="0"/>
          <w:sz w:val="21"/>
          <w:szCs w:val="21"/>
          <w14:ligatures w14:val="none"/>
        </w:rPr>
        <w:t># Setting layout to wide</w:t>
      </w:r>
      <w:r w:rsidRPr="009B0C20">
        <w:rPr>
          <w:rFonts w:ascii="Menlo" w:eastAsia="Times New Roman" w:hAnsi="Menlo" w:cs="Menlo"/>
          <w:color w:val="242424"/>
          <w:spacing w:val="-5"/>
          <w:kern w:val="0"/>
          <w:sz w:val="21"/>
          <w:szCs w:val="21"/>
          <w14:ligatures w14:val="none"/>
        </w:rPr>
        <w:br/>
        <w:t xml:space="preserve">    initial_sidebar_state=</w:t>
      </w:r>
      <w:r w:rsidRPr="009B0C20">
        <w:rPr>
          <w:rFonts w:ascii="Menlo" w:eastAsia="Times New Roman" w:hAnsi="Menlo" w:cs="Menlo"/>
          <w:color w:val="C41A16"/>
          <w:spacing w:val="-5"/>
          <w:kern w:val="0"/>
          <w:sz w:val="21"/>
          <w:szCs w:val="21"/>
          <w14:ligatures w14:val="none"/>
        </w:rPr>
        <w:t>"expanded"</w:t>
      </w:r>
      <w:r w:rsidRPr="009B0C20">
        <w:rPr>
          <w:rFonts w:ascii="Menlo" w:eastAsia="Times New Roman" w:hAnsi="Menlo" w:cs="Menlo"/>
          <w:color w:val="242424"/>
          <w:spacing w:val="-5"/>
          <w:kern w:val="0"/>
          <w:sz w:val="21"/>
          <w:szCs w:val="21"/>
          <w14:ligatures w14:val="none"/>
        </w:rPr>
        <w:t xml:space="preserve">,    </w:t>
      </w:r>
      <w:r w:rsidRPr="009B0C20">
        <w:rPr>
          <w:rFonts w:ascii="Menlo" w:eastAsia="Times New Roman" w:hAnsi="Menlo" w:cs="Menlo"/>
          <w:color w:val="007400"/>
          <w:spacing w:val="-5"/>
          <w:kern w:val="0"/>
          <w:sz w:val="21"/>
          <w:szCs w:val="21"/>
          <w14:ligatures w14:val="none"/>
        </w:rPr>
        <w:t># Expanding sidebar by default</w:t>
      </w:r>
      <w:r w:rsidRPr="009B0C20">
        <w:rPr>
          <w:rFonts w:ascii="Menlo" w:eastAsia="Times New Roman" w:hAnsi="Menlo" w:cs="Menlo"/>
          <w:color w:val="242424"/>
          <w:spacing w:val="-5"/>
          <w:kern w:val="0"/>
          <w:sz w:val="21"/>
          <w:szCs w:val="21"/>
          <w14:ligatures w14:val="none"/>
        </w:rPr>
        <w:br/>
        <w:t xml:space="preserve">    </w:t>
      </w:r>
      <w:r w:rsidRPr="009B0C20">
        <w:rPr>
          <w:rFonts w:ascii="Menlo" w:eastAsia="Times New Roman" w:hAnsi="Menlo" w:cs="Menlo"/>
          <w:color w:val="242424"/>
          <w:spacing w:val="-5"/>
          <w:kern w:val="0"/>
          <w:sz w:val="21"/>
          <w:szCs w:val="21"/>
          <w14:ligatures w14:val="none"/>
        </w:rPr>
        <w:br/>
        <w:t>)</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007400"/>
          <w:spacing w:val="-5"/>
          <w:kern w:val="0"/>
          <w:sz w:val="21"/>
          <w:szCs w:val="21"/>
          <w14:ligatures w14:val="none"/>
        </w:rPr>
        <w:t># Creating sidebar</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AA0D91"/>
          <w:spacing w:val="-5"/>
          <w:kern w:val="0"/>
          <w:sz w:val="21"/>
          <w:szCs w:val="21"/>
          <w14:ligatures w14:val="none"/>
        </w:rPr>
        <w:t>with</w:t>
      </w:r>
      <w:r w:rsidRPr="009B0C20">
        <w:rPr>
          <w:rFonts w:ascii="Menlo" w:eastAsia="Times New Roman" w:hAnsi="Menlo" w:cs="Menlo"/>
          <w:color w:val="242424"/>
          <w:spacing w:val="-5"/>
          <w:kern w:val="0"/>
          <w:sz w:val="21"/>
          <w:szCs w:val="21"/>
          <w14:ligatures w14:val="none"/>
        </w:rPr>
        <w:t xml:space="preserve"> st.sidebar:</w:t>
      </w:r>
      <w:r w:rsidRPr="009B0C20">
        <w:rPr>
          <w:rFonts w:ascii="Menlo" w:eastAsia="Times New Roman" w:hAnsi="Menlo" w:cs="Menlo"/>
          <w:color w:val="242424"/>
          <w:spacing w:val="-5"/>
          <w:kern w:val="0"/>
          <w:sz w:val="21"/>
          <w:szCs w:val="21"/>
          <w14:ligatures w14:val="none"/>
        </w:rPr>
        <w:br/>
        <w:t xml:space="preserve">    st.header(</w:t>
      </w:r>
      <w:r w:rsidRPr="009B0C20">
        <w:rPr>
          <w:rFonts w:ascii="Menlo" w:eastAsia="Times New Roman" w:hAnsi="Menlo" w:cs="Menlo"/>
          <w:color w:val="C41A16"/>
          <w:spacing w:val="-5"/>
          <w:kern w:val="0"/>
          <w:sz w:val="21"/>
          <w:szCs w:val="21"/>
          <w14:ligatures w14:val="none"/>
        </w:rPr>
        <w:t>"Image Config"</w:t>
      </w:r>
      <w:r w:rsidRPr="009B0C20">
        <w:rPr>
          <w:rFonts w:ascii="Menlo" w:eastAsia="Times New Roman" w:hAnsi="Menlo" w:cs="Menlo"/>
          <w:color w:val="242424"/>
          <w:spacing w:val="-5"/>
          <w:kern w:val="0"/>
          <w:sz w:val="21"/>
          <w:szCs w:val="21"/>
          <w14:ligatures w14:val="none"/>
        </w:rPr>
        <w:t xml:space="preserve">)     </w:t>
      </w:r>
      <w:r w:rsidRPr="009B0C20">
        <w:rPr>
          <w:rFonts w:ascii="Menlo" w:eastAsia="Times New Roman" w:hAnsi="Menlo" w:cs="Menlo"/>
          <w:color w:val="007400"/>
          <w:spacing w:val="-5"/>
          <w:kern w:val="0"/>
          <w:sz w:val="21"/>
          <w:szCs w:val="21"/>
          <w14:ligatures w14:val="none"/>
        </w:rPr>
        <w:t># Adding header to sidebar</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242424"/>
          <w:spacing w:val="-5"/>
          <w:kern w:val="0"/>
          <w:sz w:val="21"/>
          <w:szCs w:val="21"/>
          <w14:ligatures w14:val="none"/>
        </w:rPr>
        <w:lastRenderedPageBreak/>
        <w:t xml:space="preserve">    </w:t>
      </w:r>
      <w:r w:rsidRPr="009B0C20">
        <w:rPr>
          <w:rFonts w:ascii="Menlo" w:eastAsia="Times New Roman" w:hAnsi="Menlo" w:cs="Menlo"/>
          <w:color w:val="007400"/>
          <w:spacing w:val="-5"/>
          <w:kern w:val="0"/>
          <w:sz w:val="21"/>
          <w:szCs w:val="21"/>
          <w14:ligatures w14:val="none"/>
        </w:rPr>
        <w:t># Adding file uploader to sidebar for selecting images</w:t>
      </w:r>
      <w:r w:rsidRPr="009B0C20">
        <w:rPr>
          <w:rFonts w:ascii="Menlo" w:eastAsia="Times New Roman" w:hAnsi="Menlo" w:cs="Menlo"/>
          <w:color w:val="242424"/>
          <w:spacing w:val="-5"/>
          <w:kern w:val="0"/>
          <w:sz w:val="21"/>
          <w:szCs w:val="21"/>
          <w14:ligatures w14:val="none"/>
        </w:rPr>
        <w:br/>
        <w:t xml:space="preserve">    source_img = st.file_uploader(</w:t>
      </w:r>
      <w:r w:rsidRPr="009B0C20">
        <w:rPr>
          <w:rFonts w:ascii="Menlo" w:eastAsia="Times New Roman" w:hAnsi="Menlo" w:cs="Menlo"/>
          <w:color w:val="242424"/>
          <w:spacing w:val="-5"/>
          <w:kern w:val="0"/>
          <w:sz w:val="21"/>
          <w:szCs w:val="21"/>
          <w14:ligatures w14:val="none"/>
        </w:rPr>
        <w:br/>
        <w:t xml:space="preserve">        </w:t>
      </w:r>
      <w:r w:rsidRPr="009B0C20">
        <w:rPr>
          <w:rFonts w:ascii="Menlo" w:eastAsia="Times New Roman" w:hAnsi="Menlo" w:cs="Menlo"/>
          <w:color w:val="C41A16"/>
          <w:spacing w:val="-5"/>
          <w:kern w:val="0"/>
          <w:sz w:val="21"/>
          <w:szCs w:val="21"/>
          <w14:ligatures w14:val="none"/>
        </w:rPr>
        <w:t>"Upload an image..."</w:t>
      </w:r>
      <w:r w:rsidRPr="009B0C20">
        <w:rPr>
          <w:rFonts w:ascii="Menlo" w:eastAsia="Times New Roman" w:hAnsi="Menlo" w:cs="Menlo"/>
          <w:color w:val="242424"/>
          <w:spacing w:val="-5"/>
          <w:kern w:val="0"/>
          <w:sz w:val="21"/>
          <w:szCs w:val="21"/>
          <w14:ligatures w14:val="none"/>
        </w:rPr>
        <w:t xml:space="preserve">, </w:t>
      </w:r>
      <w:r w:rsidRPr="009B0C20">
        <w:rPr>
          <w:rFonts w:ascii="Menlo" w:eastAsia="Times New Roman" w:hAnsi="Menlo" w:cs="Menlo"/>
          <w:color w:val="5C2699"/>
          <w:spacing w:val="-5"/>
          <w:kern w:val="0"/>
          <w:sz w:val="21"/>
          <w:szCs w:val="21"/>
          <w14:ligatures w14:val="none"/>
        </w:rPr>
        <w:t>type</w:t>
      </w:r>
      <w:r w:rsidRPr="009B0C20">
        <w:rPr>
          <w:rFonts w:ascii="Menlo" w:eastAsia="Times New Roman" w:hAnsi="Menlo" w:cs="Menlo"/>
          <w:color w:val="242424"/>
          <w:spacing w:val="-5"/>
          <w:kern w:val="0"/>
          <w:sz w:val="21"/>
          <w:szCs w:val="21"/>
          <w14:ligatures w14:val="none"/>
        </w:rPr>
        <w:t>=(</w:t>
      </w:r>
      <w:r w:rsidRPr="009B0C20">
        <w:rPr>
          <w:rFonts w:ascii="Menlo" w:eastAsia="Times New Roman" w:hAnsi="Menlo" w:cs="Menlo"/>
          <w:color w:val="C41A16"/>
          <w:spacing w:val="-5"/>
          <w:kern w:val="0"/>
          <w:sz w:val="21"/>
          <w:szCs w:val="21"/>
          <w14:ligatures w14:val="none"/>
        </w:rPr>
        <w:t>"jpg"</w:t>
      </w:r>
      <w:r w:rsidRPr="009B0C20">
        <w:rPr>
          <w:rFonts w:ascii="Menlo" w:eastAsia="Times New Roman" w:hAnsi="Menlo" w:cs="Menlo"/>
          <w:color w:val="242424"/>
          <w:spacing w:val="-5"/>
          <w:kern w:val="0"/>
          <w:sz w:val="21"/>
          <w:szCs w:val="21"/>
          <w14:ligatures w14:val="none"/>
        </w:rPr>
        <w:t xml:space="preserve">, </w:t>
      </w:r>
      <w:r w:rsidRPr="009B0C20">
        <w:rPr>
          <w:rFonts w:ascii="Menlo" w:eastAsia="Times New Roman" w:hAnsi="Menlo" w:cs="Menlo"/>
          <w:color w:val="C41A16"/>
          <w:spacing w:val="-5"/>
          <w:kern w:val="0"/>
          <w:sz w:val="21"/>
          <w:szCs w:val="21"/>
          <w14:ligatures w14:val="none"/>
        </w:rPr>
        <w:t>"jpeg"</w:t>
      </w:r>
      <w:r w:rsidRPr="009B0C20">
        <w:rPr>
          <w:rFonts w:ascii="Menlo" w:eastAsia="Times New Roman" w:hAnsi="Menlo" w:cs="Menlo"/>
          <w:color w:val="242424"/>
          <w:spacing w:val="-5"/>
          <w:kern w:val="0"/>
          <w:sz w:val="21"/>
          <w:szCs w:val="21"/>
          <w14:ligatures w14:val="none"/>
        </w:rPr>
        <w:t xml:space="preserve">, </w:t>
      </w:r>
      <w:r w:rsidRPr="009B0C20">
        <w:rPr>
          <w:rFonts w:ascii="Menlo" w:eastAsia="Times New Roman" w:hAnsi="Menlo" w:cs="Menlo"/>
          <w:color w:val="C41A16"/>
          <w:spacing w:val="-5"/>
          <w:kern w:val="0"/>
          <w:sz w:val="21"/>
          <w:szCs w:val="21"/>
          <w14:ligatures w14:val="none"/>
        </w:rPr>
        <w:t>"png"</w:t>
      </w:r>
      <w:r w:rsidRPr="009B0C20">
        <w:rPr>
          <w:rFonts w:ascii="Menlo" w:eastAsia="Times New Roman" w:hAnsi="Menlo" w:cs="Menlo"/>
          <w:color w:val="242424"/>
          <w:spacing w:val="-5"/>
          <w:kern w:val="0"/>
          <w:sz w:val="21"/>
          <w:szCs w:val="21"/>
          <w14:ligatures w14:val="none"/>
        </w:rPr>
        <w:t xml:space="preserve">, </w:t>
      </w:r>
      <w:r w:rsidRPr="009B0C20">
        <w:rPr>
          <w:rFonts w:ascii="Menlo" w:eastAsia="Times New Roman" w:hAnsi="Menlo" w:cs="Menlo"/>
          <w:color w:val="C41A16"/>
          <w:spacing w:val="-5"/>
          <w:kern w:val="0"/>
          <w:sz w:val="21"/>
          <w:szCs w:val="21"/>
          <w14:ligatures w14:val="none"/>
        </w:rPr>
        <w:t>'bmp'</w:t>
      </w:r>
      <w:r w:rsidRPr="009B0C20">
        <w:rPr>
          <w:rFonts w:ascii="Menlo" w:eastAsia="Times New Roman" w:hAnsi="Menlo" w:cs="Menlo"/>
          <w:color w:val="242424"/>
          <w:spacing w:val="-5"/>
          <w:kern w:val="0"/>
          <w:sz w:val="21"/>
          <w:szCs w:val="21"/>
          <w14:ligatures w14:val="none"/>
        </w:rPr>
        <w:t xml:space="preserve">, </w:t>
      </w:r>
      <w:r w:rsidRPr="009B0C20">
        <w:rPr>
          <w:rFonts w:ascii="Menlo" w:eastAsia="Times New Roman" w:hAnsi="Menlo" w:cs="Menlo"/>
          <w:color w:val="C41A16"/>
          <w:spacing w:val="-5"/>
          <w:kern w:val="0"/>
          <w:sz w:val="21"/>
          <w:szCs w:val="21"/>
          <w14:ligatures w14:val="none"/>
        </w:rPr>
        <w:t>'webp'</w:t>
      </w:r>
      <w:r w:rsidRPr="009B0C20">
        <w:rPr>
          <w:rFonts w:ascii="Menlo" w:eastAsia="Times New Roman" w:hAnsi="Menlo" w:cs="Menlo"/>
          <w:color w:val="242424"/>
          <w:spacing w:val="-5"/>
          <w:kern w:val="0"/>
          <w:sz w:val="21"/>
          <w:szCs w:val="21"/>
          <w14:ligatures w14:val="none"/>
        </w:rPr>
        <w:t>))</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242424"/>
          <w:spacing w:val="-5"/>
          <w:kern w:val="0"/>
          <w:sz w:val="21"/>
          <w:szCs w:val="21"/>
          <w14:ligatures w14:val="none"/>
        </w:rPr>
        <w:br/>
        <w:t xml:space="preserve">    </w:t>
      </w:r>
      <w:r w:rsidRPr="009B0C20">
        <w:rPr>
          <w:rFonts w:ascii="Menlo" w:eastAsia="Times New Roman" w:hAnsi="Menlo" w:cs="Menlo"/>
          <w:color w:val="007400"/>
          <w:spacing w:val="-5"/>
          <w:kern w:val="0"/>
          <w:sz w:val="21"/>
          <w:szCs w:val="21"/>
          <w14:ligatures w14:val="none"/>
        </w:rPr>
        <w:t># Model Options</w:t>
      </w:r>
      <w:r w:rsidRPr="009B0C20">
        <w:rPr>
          <w:rFonts w:ascii="Menlo" w:eastAsia="Times New Roman" w:hAnsi="Menlo" w:cs="Menlo"/>
          <w:color w:val="242424"/>
          <w:spacing w:val="-5"/>
          <w:kern w:val="0"/>
          <w:sz w:val="21"/>
          <w:szCs w:val="21"/>
          <w14:ligatures w14:val="none"/>
        </w:rPr>
        <w:br/>
        <w:t xml:space="preserve">    confidence = </w:t>
      </w:r>
      <w:r w:rsidRPr="009B0C20">
        <w:rPr>
          <w:rFonts w:ascii="Menlo" w:eastAsia="Times New Roman" w:hAnsi="Menlo" w:cs="Menlo"/>
          <w:color w:val="5C2699"/>
          <w:spacing w:val="-5"/>
          <w:kern w:val="0"/>
          <w:sz w:val="21"/>
          <w:szCs w:val="21"/>
          <w14:ligatures w14:val="none"/>
        </w:rPr>
        <w:t>float</w:t>
      </w:r>
      <w:r w:rsidRPr="009B0C20">
        <w:rPr>
          <w:rFonts w:ascii="Menlo" w:eastAsia="Times New Roman" w:hAnsi="Menlo" w:cs="Menlo"/>
          <w:color w:val="242424"/>
          <w:spacing w:val="-5"/>
          <w:kern w:val="0"/>
          <w:sz w:val="21"/>
          <w:szCs w:val="21"/>
          <w14:ligatures w14:val="none"/>
        </w:rPr>
        <w:t>(st.slider(</w:t>
      </w:r>
      <w:r w:rsidRPr="009B0C20">
        <w:rPr>
          <w:rFonts w:ascii="Menlo" w:eastAsia="Times New Roman" w:hAnsi="Menlo" w:cs="Menlo"/>
          <w:color w:val="242424"/>
          <w:spacing w:val="-5"/>
          <w:kern w:val="0"/>
          <w:sz w:val="21"/>
          <w:szCs w:val="21"/>
          <w14:ligatures w14:val="none"/>
        </w:rPr>
        <w:br/>
        <w:t xml:space="preserve">        </w:t>
      </w:r>
      <w:r w:rsidRPr="009B0C20">
        <w:rPr>
          <w:rFonts w:ascii="Menlo" w:eastAsia="Times New Roman" w:hAnsi="Menlo" w:cs="Menlo"/>
          <w:color w:val="C41A16"/>
          <w:spacing w:val="-5"/>
          <w:kern w:val="0"/>
          <w:sz w:val="21"/>
          <w:szCs w:val="21"/>
          <w14:ligatures w14:val="none"/>
        </w:rPr>
        <w:t>"Select Model Confidence"</w:t>
      </w:r>
      <w:r w:rsidRPr="009B0C20">
        <w:rPr>
          <w:rFonts w:ascii="Menlo" w:eastAsia="Times New Roman" w:hAnsi="Menlo" w:cs="Menlo"/>
          <w:color w:val="242424"/>
          <w:spacing w:val="-5"/>
          <w:kern w:val="0"/>
          <w:sz w:val="21"/>
          <w:szCs w:val="21"/>
          <w14:ligatures w14:val="none"/>
        </w:rPr>
        <w:t xml:space="preserve">, </w:t>
      </w:r>
      <w:r w:rsidRPr="009B0C20">
        <w:rPr>
          <w:rFonts w:ascii="Menlo" w:eastAsia="Times New Roman" w:hAnsi="Menlo" w:cs="Menlo"/>
          <w:color w:val="1C00CF"/>
          <w:spacing w:val="-5"/>
          <w:kern w:val="0"/>
          <w:sz w:val="21"/>
          <w:szCs w:val="21"/>
          <w14:ligatures w14:val="none"/>
        </w:rPr>
        <w:t>25</w:t>
      </w:r>
      <w:r w:rsidRPr="009B0C20">
        <w:rPr>
          <w:rFonts w:ascii="Menlo" w:eastAsia="Times New Roman" w:hAnsi="Menlo" w:cs="Menlo"/>
          <w:color w:val="242424"/>
          <w:spacing w:val="-5"/>
          <w:kern w:val="0"/>
          <w:sz w:val="21"/>
          <w:szCs w:val="21"/>
          <w14:ligatures w14:val="none"/>
        </w:rPr>
        <w:t xml:space="preserve">, </w:t>
      </w:r>
      <w:r w:rsidRPr="009B0C20">
        <w:rPr>
          <w:rFonts w:ascii="Menlo" w:eastAsia="Times New Roman" w:hAnsi="Menlo" w:cs="Menlo"/>
          <w:color w:val="1C00CF"/>
          <w:spacing w:val="-5"/>
          <w:kern w:val="0"/>
          <w:sz w:val="21"/>
          <w:szCs w:val="21"/>
          <w14:ligatures w14:val="none"/>
        </w:rPr>
        <w:t>100</w:t>
      </w:r>
      <w:r w:rsidRPr="009B0C20">
        <w:rPr>
          <w:rFonts w:ascii="Menlo" w:eastAsia="Times New Roman" w:hAnsi="Menlo" w:cs="Menlo"/>
          <w:color w:val="242424"/>
          <w:spacing w:val="-5"/>
          <w:kern w:val="0"/>
          <w:sz w:val="21"/>
          <w:szCs w:val="21"/>
          <w14:ligatures w14:val="none"/>
        </w:rPr>
        <w:t xml:space="preserve">, </w:t>
      </w:r>
      <w:r w:rsidRPr="009B0C20">
        <w:rPr>
          <w:rFonts w:ascii="Menlo" w:eastAsia="Times New Roman" w:hAnsi="Menlo" w:cs="Menlo"/>
          <w:color w:val="1C00CF"/>
          <w:spacing w:val="-5"/>
          <w:kern w:val="0"/>
          <w:sz w:val="21"/>
          <w:szCs w:val="21"/>
          <w14:ligatures w14:val="none"/>
        </w:rPr>
        <w:t>40</w:t>
      </w:r>
      <w:r w:rsidRPr="009B0C20">
        <w:rPr>
          <w:rFonts w:ascii="Menlo" w:eastAsia="Times New Roman" w:hAnsi="Menlo" w:cs="Menlo"/>
          <w:color w:val="242424"/>
          <w:spacing w:val="-5"/>
          <w:kern w:val="0"/>
          <w:sz w:val="21"/>
          <w:szCs w:val="21"/>
          <w14:ligatures w14:val="none"/>
        </w:rPr>
        <w:t xml:space="preserve">)) / </w:t>
      </w:r>
      <w:r w:rsidRPr="009B0C20">
        <w:rPr>
          <w:rFonts w:ascii="Menlo" w:eastAsia="Times New Roman" w:hAnsi="Menlo" w:cs="Menlo"/>
          <w:color w:val="1C00CF"/>
          <w:spacing w:val="-5"/>
          <w:kern w:val="0"/>
          <w:sz w:val="21"/>
          <w:szCs w:val="21"/>
          <w14:ligatures w14:val="none"/>
        </w:rPr>
        <w:t>100</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007400"/>
          <w:spacing w:val="-5"/>
          <w:kern w:val="0"/>
          <w:sz w:val="21"/>
          <w:szCs w:val="21"/>
          <w14:ligatures w14:val="none"/>
        </w:rPr>
        <w:t># Creating main page heading</w:t>
      </w:r>
      <w:r w:rsidRPr="009B0C20">
        <w:rPr>
          <w:rFonts w:ascii="Menlo" w:eastAsia="Times New Roman" w:hAnsi="Menlo" w:cs="Menlo"/>
          <w:color w:val="242424"/>
          <w:spacing w:val="-5"/>
          <w:kern w:val="0"/>
          <w:sz w:val="21"/>
          <w:szCs w:val="21"/>
          <w14:ligatures w14:val="none"/>
        </w:rPr>
        <w:br/>
        <w:t>st.title(</w:t>
      </w:r>
      <w:r w:rsidRPr="009B0C20">
        <w:rPr>
          <w:rFonts w:ascii="Menlo" w:eastAsia="Times New Roman" w:hAnsi="Menlo" w:cs="Menlo"/>
          <w:color w:val="C41A16"/>
          <w:spacing w:val="-5"/>
          <w:kern w:val="0"/>
          <w:sz w:val="21"/>
          <w:szCs w:val="21"/>
          <w14:ligatures w14:val="none"/>
        </w:rPr>
        <w:t>"Object Detection"</w:t>
      </w:r>
      <w:r w:rsidRPr="009B0C20">
        <w:rPr>
          <w:rFonts w:ascii="Menlo" w:eastAsia="Times New Roman" w:hAnsi="Menlo" w:cs="Menlo"/>
          <w:color w:val="242424"/>
          <w:spacing w:val="-5"/>
          <w:kern w:val="0"/>
          <w:sz w:val="21"/>
          <w:szCs w:val="21"/>
          <w14:ligatures w14:val="none"/>
        </w:rPr>
        <w:t>)</w:t>
      </w:r>
      <w:r w:rsidRPr="009B0C20">
        <w:rPr>
          <w:rFonts w:ascii="Menlo" w:eastAsia="Times New Roman" w:hAnsi="Menlo" w:cs="Menlo"/>
          <w:color w:val="242424"/>
          <w:spacing w:val="-5"/>
          <w:kern w:val="0"/>
          <w:sz w:val="21"/>
          <w:szCs w:val="21"/>
          <w14:ligatures w14:val="none"/>
        </w:rPr>
        <w:br/>
        <w:t>st.caption(</w:t>
      </w:r>
      <w:r w:rsidRPr="009B0C20">
        <w:rPr>
          <w:rFonts w:ascii="Menlo" w:eastAsia="Times New Roman" w:hAnsi="Menlo" w:cs="Menlo"/>
          <w:color w:val="C41A16"/>
          <w:spacing w:val="-5"/>
          <w:kern w:val="0"/>
          <w:sz w:val="21"/>
          <w:szCs w:val="21"/>
          <w14:ligatures w14:val="none"/>
        </w:rPr>
        <w:t>'Updload a photo with this :blue[hand signals]: :+1:, :hand:, :i_love_you_hand_sign:, and :spock-hand:.'</w:t>
      </w:r>
      <w:r w:rsidRPr="009B0C20">
        <w:rPr>
          <w:rFonts w:ascii="Menlo" w:eastAsia="Times New Roman" w:hAnsi="Menlo" w:cs="Menlo"/>
          <w:color w:val="242424"/>
          <w:spacing w:val="-5"/>
          <w:kern w:val="0"/>
          <w:sz w:val="21"/>
          <w:szCs w:val="21"/>
          <w14:ligatures w14:val="none"/>
        </w:rPr>
        <w:t>)</w:t>
      </w:r>
      <w:r w:rsidRPr="009B0C20">
        <w:rPr>
          <w:rFonts w:ascii="Menlo" w:eastAsia="Times New Roman" w:hAnsi="Menlo" w:cs="Menlo"/>
          <w:color w:val="242424"/>
          <w:spacing w:val="-5"/>
          <w:kern w:val="0"/>
          <w:sz w:val="21"/>
          <w:szCs w:val="21"/>
          <w14:ligatures w14:val="none"/>
        </w:rPr>
        <w:br/>
        <w:t>st.caption(</w:t>
      </w:r>
      <w:r w:rsidRPr="009B0C20">
        <w:rPr>
          <w:rFonts w:ascii="Menlo" w:eastAsia="Times New Roman" w:hAnsi="Menlo" w:cs="Menlo"/>
          <w:color w:val="C41A16"/>
          <w:spacing w:val="-5"/>
          <w:kern w:val="0"/>
          <w:sz w:val="21"/>
          <w:szCs w:val="21"/>
          <w14:ligatures w14:val="none"/>
        </w:rPr>
        <w:t>'Then click the :blue[Detect Objects] button and check the result.'</w:t>
      </w:r>
      <w:r w:rsidRPr="009B0C20">
        <w:rPr>
          <w:rFonts w:ascii="Menlo" w:eastAsia="Times New Roman" w:hAnsi="Menlo" w:cs="Menlo"/>
          <w:color w:val="242424"/>
          <w:spacing w:val="-5"/>
          <w:kern w:val="0"/>
          <w:sz w:val="21"/>
          <w:szCs w:val="21"/>
          <w14:ligatures w14:val="none"/>
        </w:rPr>
        <w:t>)</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007400"/>
          <w:spacing w:val="-5"/>
          <w:kern w:val="0"/>
          <w:sz w:val="21"/>
          <w:szCs w:val="21"/>
          <w14:ligatures w14:val="none"/>
        </w:rPr>
        <w:t># Creating two columns on the main page</w:t>
      </w:r>
      <w:r w:rsidRPr="009B0C20">
        <w:rPr>
          <w:rFonts w:ascii="Menlo" w:eastAsia="Times New Roman" w:hAnsi="Menlo" w:cs="Menlo"/>
          <w:color w:val="242424"/>
          <w:spacing w:val="-5"/>
          <w:kern w:val="0"/>
          <w:sz w:val="21"/>
          <w:szCs w:val="21"/>
          <w14:ligatures w14:val="none"/>
        </w:rPr>
        <w:br/>
        <w:t>col1, col2 = st.columns(</w:t>
      </w:r>
      <w:r w:rsidRPr="009B0C20">
        <w:rPr>
          <w:rFonts w:ascii="Menlo" w:eastAsia="Times New Roman" w:hAnsi="Menlo" w:cs="Menlo"/>
          <w:color w:val="1C00CF"/>
          <w:spacing w:val="-5"/>
          <w:kern w:val="0"/>
          <w:sz w:val="21"/>
          <w:szCs w:val="21"/>
          <w14:ligatures w14:val="none"/>
        </w:rPr>
        <w:t>2</w:t>
      </w:r>
      <w:r w:rsidRPr="009B0C20">
        <w:rPr>
          <w:rFonts w:ascii="Menlo" w:eastAsia="Times New Roman" w:hAnsi="Menlo" w:cs="Menlo"/>
          <w:color w:val="242424"/>
          <w:spacing w:val="-5"/>
          <w:kern w:val="0"/>
          <w:sz w:val="21"/>
          <w:szCs w:val="21"/>
          <w14:ligatures w14:val="none"/>
        </w:rPr>
        <w:t>)</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007400"/>
          <w:spacing w:val="-5"/>
          <w:kern w:val="0"/>
          <w:sz w:val="21"/>
          <w:szCs w:val="21"/>
          <w14:ligatures w14:val="none"/>
        </w:rPr>
        <w:t># Adding image to the first column if image is uploaded</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AA0D91"/>
          <w:spacing w:val="-5"/>
          <w:kern w:val="0"/>
          <w:sz w:val="21"/>
          <w:szCs w:val="21"/>
          <w14:ligatures w14:val="none"/>
        </w:rPr>
        <w:t>with</w:t>
      </w:r>
      <w:r w:rsidRPr="009B0C20">
        <w:rPr>
          <w:rFonts w:ascii="Menlo" w:eastAsia="Times New Roman" w:hAnsi="Menlo" w:cs="Menlo"/>
          <w:color w:val="242424"/>
          <w:spacing w:val="-5"/>
          <w:kern w:val="0"/>
          <w:sz w:val="21"/>
          <w:szCs w:val="21"/>
          <w14:ligatures w14:val="none"/>
        </w:rPr>
        <w:t xml:space="preserve"> col1:</w:t>
      </w:r>
      <w:r w:rsidRPr="009B0C20">
        <w:rPr>
          <w:rFonts w:ascii="Menlo" w:eastAsia="Times New Roman" w:hAnsi="Menlo" w:cs="Menlo"/>
          <w:color w:val="242424"/>
          <w:spacing w:val="-5"/>
          <w:kern w:val="0"/>
          <w:sz w:val="21"/>
          <w:szCs w:val="21"/>
          <w14:ligatures w14:val="none"/>
        </w:rPr>
        <w:br/>
        <w:t xml:space="preserve">    </w:t>
      </w:r>
      <w:r w:rsidRPr="009B0C20">
        <w:rPr>
          <w:rFonts w:ascii="Menlo" w:eastAsia="Times New Roman" w:hAnsi="Menlo" w:cs="Menlo"/>
          <w:color w:val="AA0D91"/>
          <w:spacing w:val="-5"/>
          <w:kern w:val="0"/>
          <w:sz w:val="21"/>
          <w:szCs w:val="21"/>
          <w14:ligatures w14:val="none"/>
        </w:rPr>
        <w:t>if</w:t>
      </w:r>
      <w:r w:rsidRPr="009B0C20">
        <w:rPr>
          <w:rFonts w:ascii="Menlo" w:eastAsia="Times New Roman" w:hAnsi="Menlo" w:cs="Menlo"/>
          <w:color w:val="242424"/>
          <w:spacing w:val="-5"/>
          <w:kern w:val="0"/>
          <w:sz w:val="21"/>
          <w:szCs w:val="21"/>
          <w14:ligatures w14:val="none"/>
        </w:rPr>
        <w:t xml:space="preserve"> source_img:</w:t>
      </w:r>
      <w:r w:rsidRPr="009B0C20">
        <w:rPr>
          <w:rFonts w:ascii="Menlo" w:eastAsia="Times New Roman" w:hAnsi="Menlo" w:cs="Menlo"/>
          <w:color w:val="242424"/>
          <w:spacing w:val="-5"/>
          <w:kern w:val="0"/>
          <w:sz w:val="21"/>
          <w:szCs w:val="21"/>
          <w14:ligatures w14:val="none"/>
        </w:rPr>
        <w:br/>
        <w:t xml:space="preserve">        </w:t>
      </w:r>
      <w:r w:rsidRPr="009B0C20">
        <w:rPr>
          <w:rFonts w:ascii="Menlo" w:eastAsia="Times New Roman" w:hAnsi="Menlo" w:cs="Menlo"/>
          <w:color w:val="007400"/>
          <w:spacing w:val="-5"/>
          <w:kern w:val="0"/>
          <w:sz w:val="21"/>
          <w:szCs w:val="21"/>
          <w14:ligatures w14:val="none"/>
        </w:rPr>
        <w:t># Opening the uploaded image</w:t>
      </w:r>
      <w:r w:rsidRPr="009B0C20">
        <w:rPr>
          <w:rFonts w:ascii="Menlo" w:eastAsia="Times New Roman" w:hAnsi="Menlo" w:cs="Menlo"/>
          <w:color w:val="242424"/>
          <w:spacing w:val="-5"/>
          <w:kern w:val="0"/>
          <w:sz w:val="21"/>
          <w:szCs w:val="21"/>
          <w14:ligatures w14:val="none"/>
        </w:rPr>
        <w:br/>
        <w:t xml:space="preserve">        uploaded_image = PIL.Image.</w:t>
      </w:r>
      <w:r w:rsidRPr="009B0C20">
        <w:rPr>
          <w:rFonts w:ascii="Menlo" w:eastAsia="Times New Roman" w:hAnsi="Menlo" w:cs="Menlo"/>
          <w:color w:val="5C2699"/>
          <w:spacing w:val="-5"/>
          <w:kern w:val="0"/>
          <w:sz w:val="21"/>
          <w:szCs w:val="21"/>
          <w14:ligatures w14:val="none"/>
        </w:rPr>
        <w:t>open</w:t>
      </w:r>
      <w:r w:rsidRPr="009B0C20">
        <w:rPr>
          <w:rFonts w:ascii="Menlo" w:eastAsia="Times New Roman" w:hAnsi="Menlo" w:cs="Menlo"/>
          <w:color w:val="242424"/>
          <w:spacing w:val="-5"/>
          <w:kern w:val="0"/>
          <w:sz w:val="21"/>
          <w:szCs w:val="21"/>
          <w14:ligatures w14:val="none"/>
        </w:rPr>
        <w:t>(source_img)</w:t>
      </w:r>
      <w:r w:rsidRPr="009B0C20">
        <w:rPr>
          <w:rFonts w:ascii="Menlo" w:eastAsia="Times New Roman" w:hAnsi="Menlo" w:cs="Menlo"/>
          <w:color w:val="242424"/>
          <w:spacing w:val="-5"/>
          <w:kern w:val="0"/>
          <w:sz w:val="21"/>
          <w:szCs w:val="21"/>
          <w14:ligatures w14:val="none"/>
        </w:rPr>
        <w:br/>
        <w:t xml:space="preserve">        </w:t>
      </w:r>
      <w:r w:rsidRPr="009B0C20">
        <w:rPr>
          <w:rFonts w:ascii="Menlo" w:eastAsia="Times New Roman" w:hAnsi="Menlo" w:cs="Menlo"/>
          <w:color w:val="007400"/>
          <w:spacing w:val="-5"/>
          <w:kern w:val="0"/>
          <w:sz w:val="21"/>
          <w:szCs w:val="21"/>
          <w14:ligatures w14:val="none"/>
        </w:rPr>
        <w:t># Adding the uploaded image to the page with a caption</w:t>
      </w:r>
      <w:r w:rsidRPr="009B0C20">
        <w:rPr>
          <w:rFonts w:ascii="Menlo" w:eastAsia="Times New Roman" w:hAnsi="Menlo" w:cs="Menlo"/>
          <w:color w:val="242424"/>
          <w:spacing w:val="-5"/>
          <w:kern w:val="0"/>
          <w:sz w:val="21"/>
          <w:szCs w:val="21"/>
          <w14:ligatures w14:val="none"/>
        </w:rPr>
        <w:br/>
        <w:t xml:space="preserve">        st.image(source_img,</w:t>
      </w:r>
      <w:r w:rsidRPr="009B0C20">
        <w:rPr>
          <w:rFonts w:ascii="Menlo" w:eastAsia="Times New Roman" w:hAnsi="Menlo" w:cs="Menlo"/>
          <w:color w:val="242424"/>
          <w:spacing w:val="-5"/>
          <w:kern w:val="0"/>
          <w:sz w:val="21"/>
          <w:szCs w:val="21"/>
          <w14:ligatures w14:val="none"/>
        </w:rPr>
        <w:br/>
        <w:t xml:space="preserve">                 caption=</w:t>
      </w:r>
      <w:r w:rsidRPr="009B0C20">
        <w:rPr>
          <w:rFonts w:ascii="Menlo" w:eastAsia="Times New Roman" w:hAnsi="Menlo" w:cs="Menlo"/>
          <w:color w:val="C41A16"/>
          <w:spacing w:val="-5"/>
          <w:kern w:val="0"/>
          <w:sz w:val="21"/>
          <w:szCs w:val="21"/>
          <w14:ligatures w14:val="none"/>
        </w:rPr>
        <w:t>"Uploaded Image"</w:t>
      </w:r>
      <w:r w:rsidRPr="009B0C20">
        <w:rPr>
          <w:rFonts w:ascii="Menlo" w:eastAsia="Times New Roman" w:hAnsi="Menlo" w:cs="Menlo"/>
          <w:color w:val="242424"/>
          <w:spacing w:val="-5"/>
          <w:kern w:val="0"/>
          <w:sz w:val="21"/>
          <w:szCs w:val="21"/>
          <w14:ligatures w14:val="none"/>
        </w:rPr>
        <w:t>,</w:t>
      </w:r>
      <w:r w:rsidRPr="009B0C20">
        <w:rPr>
          <w:rFonts w:ascii="Menlo" w:eastAsia="Times New Roman" w:hAnsi="Menlo" w:cs="Menlo"/>
          <w:color w:val="242424"/>
          <w:spacing w:val="-5"/>
          <w:kern w:val="0"/>
          <w:sz w:val="21"/>
          <w:szCs w:val="21"/>
          <w14:ligatures w14:val="none"/>
        </w:rPr>
        <w:br/>
        <w:t xml:space="preserve">                 use_column_width=</w:t>
      </w:r>
      <w:r w:rsidRPr="009B0C20">
        <w:rPr>
          <w:rFonts w:ascii="Menlo" w:eastAsia="Times New Roman" w:hAnsi="Menlo" w:cs="Menlo"/>
          <w:color w:val="AA0D91"/>
          <w:spacing w:val="-5"/>
          <w:kern w:val="0"/>
          <w:sz w:val="21"/>
          <w:szCs w:val="21"/>
          <w14:ligatures w14:val="none"/>
        </w:rPr>
        <w:t>True</w:t>
      </w:r>
      <w:r w:rsidRPr="009B0C20">
        <w:rPr>
          <w:rFonts w:ascii="Menlo" w:eastAsia="Times New Roman" w:hAnsi="Menlo" w:cs="Menlo"/>
          <w:color w:val="242424"/>
          <w:spacing w:val="-5"/>
          <w:kern w:val="0"/>
          <w:sz w:val="21"/>
          <w:szCs w:val="21"/>
          <w14:ligatures w14:val="none"/>
        </w:rPr>
        <w:br/>
        <w:t xml:space="preserve">                 )</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AA0D91"/>
          <w:spacing w:val="-5"/>
          <w:kern w:val="0"/>
          <w:sz w:val="21"/>
          <w:szCs w:val="21"/>
          <w14:ligatures w14:val="none"/>
        </w:rPr>
        <w:t>try</w:t>
      </w:r>
      <w:r w:rsidRPr="009B0C20">
        <w:rPr>
          <w:rFonts w:ascii="Menlo" w:eastAsia="Times New Roman" w:hAnsi="Menlo" w:cs="Menlo"/>
          <w:color w:val="242424"/>
          <w:spacing w:val="-5"/>
          <w:kern w:val="0"/>
          <w:sz w:val="21"/>
          <w:szCs w:val="21"/>
          <w14:ligatures w14:val="none"/>
        </w:rPr>
        <w:t>:</w:t>
      </w:r>
      <w:r w:rsidRPr="009B0C20">
        <w:rPr>
          <w:rFonts w:ascii="Menlo" w:eastAsia="Times New Roman" w:hAnsi="Menlo" w:cs="Menlo"/>
          <w:color w:val="242424"/>
          <w:spacing w:val="-5"/>
          <w:kern w:val="0"/>
          <w:sz w:val="21"/>
          <w:szCs w:val="21"/>
          <w14:ligatures w14:val="none"/>
        </w:rPr>
        <w:br/>
        <w:t xml:space="preserve">    model = YOLO(model_path)</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AA0D91"/>
          <w:spacing w:val="-5"/>
          <w:kern w:val="0"/>
          <w:sz w:val="21"/>
          <w:szCs w:val="21"/>
          <w14:ligatures w14:val="none"/>
        </w:rPr>
        <w:t>except</w:t>
      </w:r>
      <w:r w:rsidRPr="009B0C20">
        <w:rPr>
          <w:rFonts w:ascii="Menlo" w:eastAsia="Times New Roman" w:hAnsi="Menlo" w:cs="Menlo"/>
          <w:color w:val="242424"/>
          <w:spacing w:val="-5"/>
          <w:kern w:val="0"/>
          <w:sz w:val="21"/>
          <w:szCs w:val="21"/>
          <w14:ligatures w14:val="none"/>
        </w:rPr>
        <w:t xml:space="preserve"> Exception </w:t>
      </w:r>
      <w:r w:rsidRPr="009B0C20">
        <w:rPr>
          <w:rFonts w:ascii="Menlo" w:eastAsia="Times New Roman" w:hAnsi="Menlo" w:cs="Menlo"/>
          <w:color w:val="AA0D91"/>
          <w:spacing w:val="-5"/>
          <w:kern w:val="0"/>
          <w:sz w:val="21"/>
          <w:szCs w:val="21"/>
          <w14:ligatures w14:val="none"/>
        </w:rPr>
        <w:t>as</w:t>
      </w:r>
      <w:r w:rsidRPr="009B0C20">
        <w:rPr>
          <w:rFonts w:ascii="Menlo" w:eastAsia="Times New Roman" w:hAnsi="Menlo" w:cs="Menlo"/>
          <w:color w:val="242424"/>
          <w:spacing w:val="-5"/>
          <w:kern w:val="0"/>
          <w:sz w:val="21"/>
          <w:szCs w:val="21"/>
          <w14:ligatures w14:val="none"/>
        </w:rPr>
        <w:t xml:space="preserve"> ex:</w:t>
      </w:r>
      <w:r w:rsidRPr="009B0C20">
        <w:rPr>
          <w:rFonts w:ascii="Menlo" w:eastAsia="Times New Roman" w:hAnsi="Menlo" w:cs="Menlo"/>
          <w:color w:val="242424"/>
          <w:spacing w:val="-5"/>
          <w:kern w:val="0"/>
          <w:sz w:val="21"/>
          <w:szCs w:val="21"/>
          <w14:ligatures w14:val="none"/>
        </w:rPr>
        <w:br/>
        <w:t xml:space="preserve">    st.error(</w:t>
      </w:r>
      <w:r w:rsidRPr="009B0C20">
        <w:rPr>
          <w:rFonts w:ascii="Menlo" w:eastAsia="Times New Roman" w:hAnsi="Menlo" w:cs="Menlo"/>
          <w:color w:val="242424"/>
          <w:spacing w:val="-5"/>
          <w:kern w:val="0"/>
          <w:sz w:val="21"/>
          <w:szCs w:val="21"/>
          <w14:ligatures w14:val="none"/>
        </w:rPr>
        <w:br/>
        <w:t xml:space="preserve">        </w:t>
      </w:r>
      <w:r w:rsidRPr="009B0C20">
        <w:rPr>
          <w:rFonts w:ascii="Menlo" w:eastAsia="Times New Roman" w:hAnsi="Menlo" w:cs="Menlo"/>
          <w:color w:val="C41A16"/>
          <w:spacing w:val="-5"/>
          <w:kern w:val="0"/>
          <w:sz w:val="21"/>
          <w:szCs w:val="21"/>
          <w14:ligatures w14:val="none"/>
        </w:rPr>
        <w:t xml:space="preserve">f"Unable to load model. Check the specified path: </w:t>
      </w:r>
      <w:r w:rsidRPr="009B0C20">
        <w:rPr>
          <w:rFonts w:ascii="Menlo" w:eastAsia="Times New Roman" w:hAnsi="Menlo" w:cs="Menlo"/>
          <w:color w:val="000000"/>
          <w:spacing w:val="-5"/>
          <w:kern w:val="0"/>
          <w:sz w:val="21"/>
          <w:szCs w:val="21"/>
          <w14:ligatures w14:val="none"/>
        </w:rPr>
        <w:t>{model_path}</w:t>
      </w:r>
      <w:r w:rsidRPr="009B0C20">
        <w:rPr>
          <w:rFonts w:ascii="Menlo" w:eastAsia="Times New Roman" w:hAnsi="Menlo" w:cs="Menlo"/>
          <w:color w:val="C41A16"/>
          <w:spacing w:val="-5"/>
          <w:kern w:val="0"/>
          <w:sz w:val="21"/>
          <w:szCs w:val="21"/>
          <w14:ligatures w14:val="none"/>
        </w:rPr>
        <w:t>"</w:t>
      </w:r>
      <w:r w:rsidRPr="009B0C20">
        <w:rPr>
          <w:rFonts w:ascii="Menlo" w:eastAsia="Times New Roman" w:hAnsi="Menlo" w:cs="Menlo"/>
          <w:color w:val="242424"/>
          <w:spacing w:val="-5"/>
          <w:kern w:val="0"/>
          <w:sz w:val="21"/>
          <w:szCs w:val="21"/>
          <w14:ligatures w14:val="none"/>
        </w:rPr>
        <w:t>)</w:t>
      </w:r>
      <w:r w:rsidRPr="009B0C20">
        <w:rPr>
          <w:rFonts w:ascii="Menlo" w:eastAsia="Times New Roman" w:hAnsi="Menlo" w:cs="Menlo"/>
          <w:color w:val="242424"/>
          <w:spacing w:val="-5"/>
          <w:kern w:val="0"/>
          <w:sz w:val="21"/>
          <w:szCs w:val="21"/>
          <w14:ligatures w14:val="none"/>
        </w:rPr>
        <w:br/>
        <w:t xml:space="preserve">    st.error(ex)</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AA0D91"/>
          <w:spacing w:val="-5"/>
          <w:kern w:val="0"/>
          <w:sz w:val="21"/>
          <w:szCs w:val="21"/>
          <w14:ligatures w14:val="none"/>
        </w:rPr>
        <w:t>if</w:t>
      </w:r>
      <w:r w:rsidRPr="009B0C20">
        <w:rPr>
          <w:rFonts w:ascii="Menlo" w:eastAsia="Times New Roman" w:hAnsi="Menlo" w:cs="Menlo"/>
          <w:color w:val="242424"/>
          <w:spacing w:val="-5"/>
          <w:kern w:val="0"/>
          <w:sz w:val="21"/>
          <w:szCs w:val="21"/>
          <w14:ligatures w14:val="none"/>
        </w:rPr>
        <w:t xml:space="preserve"> st.sidebar.button(</w:t>
      </w:r>
      <w:r w:rsidRPr="009B0C20">
        <w:rPr>
          <w:rFonts w:ascii="Menlo" w:eastAsia="Times New Roman" w:hAnsi="Menlo" w:cs="Menlo"/>
          <w:color w:val="C41A16"/>
          <w:spacing w:val="-5"/>
          <w:kern w:val="0"/>
          <w:sz w:val="21"/>
          <w:szCs w:val="21"/>
          <w14:ligatures w14:val="none"/>
        </w:rPr>
        <w:t>'Detect Objects'</w:t>
      </w:r>
      <w:r w:rsidRPr="009B0C20">
        <w:rPr>
          <w:rFonts w:ascii="Menlo" w:eastAsia="Times New Roman" w:hAnsi="Menlo" w:cs="Menlo"/>
          <w:color w:val="242424"/>
          <w:spacing w:val="-5"/>
          <w:kern w:val="0"/>
          <w:sz w:val="21"/>
          <w:szCs w:val="21"/>
          <w14:ligatures w14:val="none"/>
        </w:rPr>
        <w:t>):</w:t>
      </w:r>
      <w:r w:rsidRPr="009B0C20">
        <w:rPr>
          <w:rFonts w:ascii="Menlo" w:eastAsia="Times New Roman" w:hAnsi="Menlo" w:cs="Menlo"/>
          <w:color w:val="242424"/>
          <w:spacing w:val="-5"/>
          <w:kern w:val="0"/>
          <w:sz w:val="21"/>
          <w:szCs w:val="21"/>
          <w14:ligatures w14:val="none"/>
        </w:rPr>
        <w:br/>
        <w:t xml:space="preserve">    res = model.predict(uploaded_image,</w:t>
      </w:r>
      <w:r w:rsidRPr="009B0C20">
        <w:rPr>
          <w:rFonts w:ascii="Menlo" w:eastAsia="Times New Roman" w:hAnsi="Menlo" w:cs="Menlo"/>
          <w:color w:val="242424"/>
          <w:spacing w:val="-5"/>
          <w:kern w:val="0"/>
          <w:sz w:val="21"/>
          <w:szCs w:val="21"/>
          <w14:ligatures w14:val="none"/>
        </w:rPr>
        <w:br/>
        <w:t xml:space="preserve">                        conf=confidence</w:t>
      </w:r>
      <w:r w:rsidRPr="009B0C20">
        <w:rPr>
          <w:rFonts w:ascii="Menlo" w:eastAsia="Times New Roman" w:hAnsi="Menlo" w:cs="Menlo"/>
          <w:color w:val="242424"/>
          <w:spacing w:val="-5"/>
          <w:kern w:val="0"/>
          <w:sz w:val="21"/>
          <w:szCs w:val="21"/>
          <w14:ligatures w14:val="none"/>
        </w:rPr>
        <w:br/>
        <w:t xml:space="preserve">                        )</w:t>
      </w:r>
      <w:r w:rsidRPr="009B0C20">
        <w:rPr>
          <w:rFonts w:ascii="Menlo" w:eastAsia="Times New Roman" w:hAnsi="Menlo" w:cs="Menlo"/>
          <w:color w:val="242424"/>
          <w:spacing w:val="-5"/>
          <w:kern w:val="0"/>
          <w:sz w:val="21"/>
          <w:szCs w:val="21"/>
          <w14:ligatures w14:val="none"/>
        </w:rPr>
        <w:br/>
        <w:t xml:space="preserve">    boxes = res[</w:t>
      </w:r>
      <w:r w:rsidRPr="009B0C20">
        <w:rPr>
          <w:rFonts w:ascii="Menlo" w:eastAsia="Times New Roman" w:hAnsi="Menlo" w:cs="Menlo"/>
          <w:color w:val="1C00CF"/>
          <w:spacing w:val="-5"/>
          <w:kern w:val="0"/>
          <w:sz w:val="21"/>
          <w:szCs w:val="21"/>
          <w14:ligatures w14:val="none"/>
        </w:rPr>
        <w:t>0</w:t>
      </w:r>
      <w:r w:rsidRPr="009B0C20">
        <w:rPr>
          <w:rFonts w:ascii="Menlo" w:eastAsia="Times New Roman" w:hAnsi="Menlo" w:cs="Menlo"/>
          <w:color w:val="242424"/>
          <w:spacing w:val="-5"/>
          <w:kern w:val="0"/>
          <w:sz w:val="21"/>
          <w:szCs w:val="21"/>
          <w14:ligatures w14:val="none"/>
        </w:rPr>
        <w:t>].boxes</w:t>
      </w:r>
      <w:r w:rsidRPr="009B0C20">
        <w:rPr>
          <w:rFonts w:ascii="Menlo" w:eastAsia="Times New Roman" w:hAnsi="Menlo" w:cs="Menlo"/>
          <w:color w:val="242424"/>
          <w:spacing w:val="-5"/>
          <w:kern w:val="0"/>
          <w:sz w:val="21"/>
          <w:szCs w:val="21"/>
          <w14:ligatures w14:val="none"/>
        </w:rPr>
        <w:br/>
        <w:t xml:space="preserve">    res_plotted = res[</w:t>
      </w:r>
      <w:r w:rsidRPr="009B0C20">
        <w:rPr>
          <w:rFonts w:ascii="Menlo" w:eastAsia="Times New Roman" w:hAnsi="Menlo" w:cs="Menlo"/>
          <w:color w:val="1C00CF"/>
          <w:spacing w:val="-5"/>
          <w:kern w:val="0"/>
          <w:sz w:val="21"/>
          <w:szCs w:val="21"/>
          <w14:ligatures w14:val="none"/>
        </w:rPr>
        <w:t>0</w:t>
      </w:r>
      <w:r w:rsidRPr="009B0C20">
        <w:rPr>
          <w:rFonts w:ascii="Menlo" w:eastAsia="Times New Roman" w:hAnsi="Menlo" w:cs="Menlo"/>
          <w:color w:val="242424"/>
          <w:spacing w:val="-5"/>
          <w:kern w:val="0"/>
          <w:sz w:val="21"/>
          <w:szCs w:val="21"/>
          <w14:ligatures w14:val="none"/>
        </w:rPr>
        <w:t>].plot()[:, :, ::-</w:t>
      </w:r>
      <w:r w:rsidRPr="009B0C20">
        <w:rPr>
          <w:rFonts w:ascii="Menlo" w:eastAsia="Times New Roman" w:hAnsi="Menlo" w:cs="Menlo"/>
          <w:color w:val="1C00CF"/>
          <w:spacing w:val="-5"/>
          <w:kern w:val="0"/>
          <w:sz w:val="21"/>
          <w:szCs w:val="21"/>
          <w14:ligatures w14:val="none"/>
        </w:rPr>
        <w:t>1</w:t>
      </w:r>
      <w:r w:rsidRPr="009B0C20">
        <w:rPr>
          <w:rFonts w:ascii="Menlo" w:eastAsia="Times New Roman" w:hAnsi="Menlo" w:cs="Menlo"/>
          <w:color w:val="242424"/>
          <w:spacing w:val="-5"/>
          <w:kern w:val="0"/>
          <w:sz w:val="21"/>
          <w:szCs w:val="21"/>
          <w14:ligatures w14:val="none"/>
        </w:rPr>
        <w:t>]</w:t>
      </w:r>
      <w:r w:rsidRPr="009B0C20">
        <w:rPr>
          <w:rFonts w:ascii="Menlo" w:eastAsia="Times New Roman" w:hAnsi="Menlo" w:cs="Menlo"/>
          <w:color w:val="242424"/>
          <w:spacing w:val="-5"/>
          <w:kern w:val="0"/>
          <w:sz w:val="21"/>
          <w:szCs w:val="21"/>
          <w14:ligatures w14:val="none"/>
        </w:rPr>
        <w:br/>
        <w:t xml:space="preserve">    </w:t>
      </w:r>
      <w:r w:rsidRPr="009B0C20">
        <w:rPr>
          <w:rFonts w:ascii="Menlo" w:eastAsia="Times New Roman" w:hAnsi="Menlo" w:cs="Menlo"/>
          <w:color w:val="AA0D91"/>
          <w:spacing w:val="-5"/>
          <w:kern w:val="0"/>
          <w:sz w:val="21"/>
          <w:szCs w:val="21"/>
          <w14:ligatures w14:val="none"/>
        </w:rPr>
        <w:t>with</w:t>
      </w:r>
      <w:r w:rsidRPr="009B0C20">
        <w:rPr>
          <w:rFonts w:ascii="Menlo" w:eastAsia="Times New Roman" w:hAnsi="Menlo" w:cs="Menlo"/>
          <w:color w:val="242424"/>
          <w:spacing w:val="-5"/>
          <w:kern w:val="0"/>
          <w:sz w:val="21"/>
          <w:szCs w:val="21"/>
          <w14:ligatures w14:val="none"/>
        </w:rPr>
        <w:t xml:space="preserve"> col2:</w:t>
      </w:r>
      <w:r w:rsidRPr="009B0C20">
        <w:rPr>
          <w:rFonts w:ascii="Menlo" w:eastAsia="Times New Roman" w:hAnsi="Menlo" w:cs="Menlo"/>
          <w:color w:val="242424"/>
          <w:spacing w:val="-5"/>
          <w:kern w:val="0"/>
          <w:sz w:val="21"/>
          <w:szCs w:val="21"/>
          <w14:ligatures w14:val="none"/>
        </w:rPr>
        <w:br/>
        <w:t xml:space="preserve">        st.image(res_plotted,</w:t>
      </w:r>
      <w:r w:rsidRPr="009B0C20">
        <w:rPr>
          <w:rFonts w:ascii="Menlo" w:eastAsia="Times New Roman" w:hAnsi="Menlo" w:cs="Menlo"/>
          <w:color w:val="242424"/>
          <w:spacing w:val="-5"/>
          <w:kern w:val="0"/>
          <w:sz w:val="21"/>
          <w:szCs w:val="21"/>
          <w14:ligatures w14:val="none"/>
        </w:rPr>
        <w:br/>
        <w:t xml:space="preserve">                 caption=</w:t>
      </w:r>
      <w:r w:rsidRPr="009B0C20">
        <w:rPr>
          <w:rFonts w:ascii="Menlo" w:eastAsia="Times New Roman" w:hAnsi="Menlo" w:cs="Menlo"/>
          <w:color w:val="C41A16"/>
          <w:spacing w:val="-5"/>
          <w:kern w:val="0"/>
          <w:sz w:val="21"/>
          <w:szCs w:val="21"/>
          <w14:ligatures w14:val="none"/>
        </w:rPr>
        <w:t>'Detected Image'</w:t>
      </w:r>
      <w:r w:rsidRPr="009B0C20">
        <w:rPr>
          <w:rFonts w:ascii="Menlo" w:eastAsia="Times New Roman" w:hAnsi="Menlo" w:cs="Menlo"/>
          <w:color w:val="242424"/>
          <w:spacing w:val="-5"/>
          <w:kern w:val="0"/>
          <w:sz w:val="21"/>
          <w:szCs w:val="21"/>
          <w14:ligatures w14:val="none"/>
        </w:rPr>
        <w:t>,</w:t>
      </w:r>
      <w:r w:rsidRPr="009B0C20">
        <w:rPr>
          <w:rFonts w:ascii="Menlo" w:eastAsia="Times New Roman" w:hAnsi="Menlo" w:cs="Menlo"/>
          <w:color w:val="242424"/>
          <w:spacing w:val="-5"/>
          <w:kern w:val="0"/>
          <w:sz w:val="21"/>
          <w:szCs w:val="21"/>
          <w14:ligatures w14:val="none"/>
        </w:rPr>
        <w:br/>
        <w:t xml:space="preserve">                 use_column_width=</w:t>
      </w:r>
      <w:r w:rsidRPr="009B0C20">
        <w:rPr>
          <w:rFonts w:ascii="Menlo" w:eastAsia="Times New Roman" w:hAnsi="Menlo" w:cs="Menlo"/>
          <w:color w:val="AA0D91"/>
          <w:spacing w:val="-5"/>
          <w:kern w:val="0"/>
          <w:sz w:val="21"/>
          <w:szCs w:val="21"/>
          <w14:ligatures w14:val="none"/>
        </w:rPr>
        <w:t>True</w:t>
      </w:r>
      <w:r w:rsidRPr="009B0C20">
        <w:rPr>
          <w:rFonts w:ascii="Menlo" w:eastAsia="Times New Roman" w:hAnsi="Menlo" w:cs="Menlo"/>
          <w:color w:val="242424"/>
          <w:spacing w:val="-5"/>
          <w:kern w:val="0"/>
          <w:sz w:val="21"/>
          <w:szCs w:val="21"/>
          <w14:ligatures w14:val="none"/>
        </w:rPr>
        <w:br/>
        <w:t xml:space="preserve">                 )</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242424"/>
          <w:spacing w:val="-5"/>
          <w:kern w:val="0"/>
          <w:sz w:val="21"/>
          <w:szCs w:val="21"/>
          <w14:ligatures w14:val="none"/>
        </w:rPr>
        <w:lastRenderedPageBreak/>
        <w:t xml:space="preserve">        </w:t>
      </w:r>
      <w:r w:rsidRPr="009B0C20">
        <w:rPr>
          <w:rFonts w:ascii="Menlo" w:eastAsia="Times New Roman" w:hAnsi="Menlo" w:cs="Menlo"/>
          <w:color w:val="AA0D91"/>
          <w:spacing w:val="-5"/>
          <w:kern w:val="0"/>
          <w:sz w:val="21"/>
          <w:szCs w:val="21"/>
          <w14:ligatures w14:val="none"/>
        </w:rPr>
        <w:t>try</w:t>
      </w:r>
      <w:r w:rsidRPr="009B0C20">
        <w:rPr>
          <w:rFonts w:ascii="Menlo" w:eastAsia="Times New Roman" w:hAnsi="Menlo" w:cs="Menlo"/>
          <w:color w:val="242424"/>
          <w:spacing w:val="-5"/>
          <w:kern w:val="0"/>
          <w:sz w:val="21"/>
          <w:szCs w:val="21"/>
          <w14:ligatures w14:val="none"/>
        </w:rPr>
        <w:t>:</w:t>
      </w:r>
      <w:r w:rsidRPr="009B0C20">
        <w:rPr>
          <w:rFonts w:ascii="Menlo" w:eastAsia="Times New Roman" w:hAnsi="Menlo" w:cs="Menlo"/>
          <w:color w:val="242424"/>
          <w:spacing w:val="-5"/>
          <w:kern w:val="0"/>
          <w:sz w:val="21"/>
          <w:szCs w:val="21"/>
          <w14:ligatures w14:val="none"/>
        </w:rPr>
        <w:br/>
        <w:t xml:space="preserve">            </w:t>
      </w:r>
      <w:r w:rsidRPr="009B0C20">
        <w:rPr>
          <w:rFonts w:ascii="Menlo" w:eastAsia="Times New Roman" w:hAnsi="Menlo" w:cs="Menlo"/>
          <w:color w:val="AA0D91"/>
          <w:spacing w:val="-5"/>
          <w:kern w:val="0"/>
          <w:sz w:val="21"/>
          <w:szCs w:val="21"/>
          <w14:ligatures w14:val="none"/>
        </w:rPr>
        <w:t>with</w:t>
      </w:r>
      <w:r w:rsidRPr="009B0C20">
        <w:rPr>
          <w:rFonts w:ascii="Menlo" w:eastAsia="Times New Roman" w:hAnsi="Menlo" w:cs="Menlo"/>
          <w:color w:val="242424"/>
          <w:spacing w:val="-5"/>
          <w:kern w:val="0"/>
          <w:sz w:val="21"/>
          <w:szCs w:val="21"/>
          <w14:ligatures w14:val="none"/>
        </w:rPr>
        <w:t xml:space="preserve"> st.expander(</w:t>
      </w:r>
      <w:r w:rsidRPr="009B0C20">
        <w:rPr>
          <w:rFonts w:ascii="Menlo" w:eastAsia="Times New Roman" w:hAnsi="Menlo" w:cs="Menlo"/>
          <w:color w:val="C41A16"/>
          <w:spacing w:val="-5"/>
          <w:kern w:val="0"/>
          <w:sz w:val="21"/>
          <w:szCs w:val="21"/>
          <w14:ligatures w14:val="none"/>
        </w:rPr>
        <w:t>"Detection Results"</w:t>
      </w:r>
      <w:r w:rsidRPr="009B0C20">
        <w:rPr>
          <w:rFonts w:ascii="Menlo" w:eastAsia="Times New Roman" w:hAnsi="Menlo" w:cs="Menlo"/>
          <w:color w:val="242424"/>
          <w:spacing w:val="-5"/>
          <w:kern w:val="0"/>
          <w:sz w:val="21"/>
          <w:szCs w:val="21"/>
          <w14:ligatures w14:val="none"/>
        </w:rPr>
        <w:t>):</w:t>
      </w:r>
      <w:r w:rsidRPr="009B0C20">
        <w:rPr>
          <w:rFonts w:ascii="Menlo" w:eastAsia="Times New Roman" w:hAnsi="Menlo" w:cs="Menlo"/>
          <w:color w:val="242424"/>
          <w:spacing w:val="-5"/>
          <w:kern w:val="0"/>
          <w:sz w:val="21"/>
          <w:szCs w:val="21"/>
          <w14:ligatures w14:val="none"/>
        </w:rPr>
        <w:br/>
        <w:t xml:space="preserve">                </w:t>
      </w:r>
      <w:r w:rsidRPr="009B0C20">
        <w:rPr>
          <w:rFonts w:ascii="Menlo" w:eastAsia="Times New Roman" w:hAnsi="Menlo" w:cs="Menlo"/>
          <w:color w:val="AA0D91"/>
          <w:spacing w:val="-5"/>
          <w:kern w:val="0"/>
          <w:sz w:val="21"/>
          <w:szCs w:val="21"/>
          <w14:ligatures w14:val="none"/>
        </w:rPr>
        <w:t>for</w:t>
      </w:r>
      <w:r w:rsidRPr="009B0C20">
        <w:rPr>
          <w:rFonts w:ascii="Menlo" w:eastAsia="Times New Roman" w:hAnsi="Menlo" w:cs="Menlo"/>
          <w:color w:val="242424"/>
          <w:spacing w:val="-5"/>
          <w:kern w:val="0"/>
          <w:sz w:val="21"/>
          <w:szCs w:val="21"/>
          <w14:ligatures w14:val="none"/>
        </w:rPr>
        <w:t xml:space="preserve"> box </w:t>
      </w:r>
      <w:r w:rsidRPr="009B0C20">
        <w:rPr>
          <w:rFonts w:ascii="Menlo" w:eastAsia="Times New Roman" w:hAnsi="Menlo" w:cs="Menlo"/>
          <w:color w:val="AA0D91"/>
          <w:spacing w:val="-5"/>
          <w:kern w:val="0"/>
          <w:sz w:val="21"/>
          <w:szCs w:val="21"/>
          <w14:ligatures w14:val="none"/>
        </w:rPr>
        <w:t>in</w:t>
      </w:r>
      <w:r w:rsidRPr="009B0C20">
        <w:rPr>
          <w:rFonts w:ascii="Menlo" w:eastAsia="Times New Roman" w:hAnsi="Menlo" w:cs="Menlo"/>
          <w:color w:val="242424"/>
          <w:spacing w:val="-5"/>
          <w:kern w:val="0"/>
          <w:sz w:val="21"/>
          <w:szCs w:val="21"/>
          <w14:ligatures w14:val="none"/>
        </w:rPr>
        <w:t xml:space="preserve"> boxes:</w:t>
      </w:r>
      <w:r w:rsidRPr="009B0C20">
        <w:rPr>
          <w:rFonts w:ascii="Menlo" w:eastAsia="Times New Roman" w:hAnsi="Menlo" w:cs="Menlo"/>
          <w:color w:val="242424"/>
          <w:spacing w:val="-5"/>
          <w:kern w:val="0"/>
          <w:sz w:val="21"/>
          <w:szCs w:val="21"/>
          <w14:ligatures w14:val="none"/>
        </w:rPr>
        <w:br/>
        <w:t xml:space="preserve">                    st.write(box.xywh)</w:t>
      </w:r>
      <w:r w:rsidRPr="009B0C20">
        <w:rPr>
          <w:rFonts w:ascii="Menlo" w:eastAsia="Times New Roman" w:hAnsi="Menlo" w:cs="Menlo"/>
          <w:color w:val="242424"/>
          <w:spacing w:val="-5"/>
          <w:kern w:val="0"/>
          <w:sz w:val="21"/>
          <w:szCs w:val="21"/>
          <w14:ligatures w14:val="none"/>
        </w:rPr>
        <w:br/>
        <w:t xml:space="preserve">        </w:t>
      </w:r>
      <w:r w:rsidRPr="009B0C20">
        <w:rPr>
          <w:rFonts w:ascii="Menlo" w:eastAsia="Times New Roman" w:hAnsi="Menlo" w:cs="Menlo"/>
          <w:color w:val="AA0D91"/>
          <w:spacing w:val="-5"/>
          <w:kern w:val="0"/>
          <w:sz w:val="21"/>
          <w:szCs w:val="21"/>
          <w14:ligatures w14:val="none"/>
        </w:rPr>
        <w:t>except</w:t>
      </w:r>
      <w:r w:rsidRPr="009B0C20">
        <w:rPr>
          <w:rFonts w:ascii="Menlo" w:eastAsia="Times New Roman" w:hAnsi="Menlo" w:cs="Menlo"/>
          <w:color w:val="242424"/>
          <w:spacing w:val="-5"/>
          <w:kern w:val="0"/>
          <w:sz w:val="21"/>
          <w:szCs w:val="21"/>
          <w14:ligatures w14:val="none"/>
        </w:rPr>
        <w:t xml:space="preserve"> Exception </w:t>
      </w:r>
      <w:r w:rsidRPr="009B0C20">
        <w:rPr>
          <w:rFonts w:ascii="Menlo" w:eastAsia="Times New Roman" w:hAnsi="Menlo" w:cs="Menlo"/>
          <w:color w:val="AA0D91"/>
          <w:spacing w:val="-5"/>
          <w:kern w:val="0"/>
          <w:sz w:val="21"/>
          <w:szCs w:val="21"/>
          <w14:ligatures w14:val="none"/>
        </w:rPr>
        <w:t>as</w:t>
      </w:r>
      <w:r w:rsidRPr="009B0C20">
        <w:rPr>
          <w:rFonts w:ascii="Menlo" w:eastAsia="Times New Roman" w:hAnsi="Menlo" w:cs="Menlo"/>
          <w:color w:val="242424"/>
          <w:spacing w:val="-5"/>
          <w:kern w:val="0"/>
          <w:sz w:val="21"/>
          <w:szCs w:val="21"/>
          <w14:ligatures w14:val="none"/>
        </w:rPr>
        <w:t xml:space="preserve"> ex:</w:t>
      </w:r>
      <w:r w:rsidRPr="009B0C20">
        <w:rPr>
          <w:rFonts w:ascii="Menlo" w:eastAsia="Times New Roman" w:hAnsi="Menlo" w:cs="Menlo"/>
          <w:color w:val="242424"/>
          <w:spacing w:val="-5"/>
          <w:kern w:val="0"/>
          <w:sz w:val="21"/>
          <w:szCs w:val="21"/>
          <w14:ligatures w14:val="none"/>
        </w:rPr>
        <w:br/>
        <w:t xml:space="preserve">            st.write(</w:t>
      </w:r>
      <w:r w:rsidRPr="009B0C20">
        <w:rPr>
          <w:rFonts w:ascii="Menlo" w:eastAsia="Times New Roman" w:hAnsi="Menlo" w:cs="Menlo"/>
          <w:color w:val="C41A16"/>
          <w:spacing w:val="-5"/>
          <w:kern w:val="0"/>
          <w:sz w:val="21"/>
          <w:szCs w:val="21"/>
          <w14:ligatures w14:val="none"/>
        </w:rPr>
        <w:t>"No image is uploaded yet!"</w:t>
      </w:r>
      <w:r w:rsidRPr="009B0C20">
        <w:rPr>
          <w:rFonts w:ascii="Menlo" w:eastAsia="Times New Roman" w:hAnsi="Menlo" w:cs="Menlo"/>
          <w:color w:val="242424"/>
          <w:spacing w:val="-5"/>
          <w:kern w:val="0"/>
          <w:sz w:val="21"/>
          <w:szCs w:val="21"/>
          <w14:ligatures w14:val="none"/>
        </w:rPr>
        <w:t>)</w:t>
      </w:r>
    </w:p>
    <w:p w14:paraId="2A1774C3" w14:textId="77777777" w:rsidR="009B0C20" w:rsidRPr="009B0C20" w:rsidRDefault="009B0C20" w:rsidP="009B0C20">
      <w:pPr>
        <w:shd w:val="clear" w:color="auto" w:fill="FFFFFF"/>
        <w:spacing w:before="514"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 xml:space="preserve">You can modify the app text in the </w:t>
      </w:r>
      <w:proofErr w:type="gramStart"/>
      <w:r w:rsidRPr="009B0C20">
        <w:rPr>
          <w:rFonts w:ascii="Georgia" w:eastAsia="Times New Roman" w:hAnsi="Georgia" w:cs="Times New Roman"/>
          <w:color w:val="242424"/>
          <w:spacing w:val="-1"/>
          <w:kern w:val="0"/>
          <w:sz w:val="30"/>
          <w:szCs w:val="30"/>
          <w14:ligatures w14:val="none"/>
        </w:rPr>
        <w:t>st.caption</w:t>
      </w:r>
      <w:proofErr w:type="gramEnd"/>
      <w:r w:rsidRPr="009B0C20">
        <w:rPr>
          <w:rFonts w:ascii="Georgia" w:eastAsia="Times New Roman" w:hAnsi="Georgia" w:cs="Times New Roman"/>
          <w:color w:val="242424"/>
          <w:spacing w:val="-1"/>
          <w:kern w:val="0"/>
          <w:sz w:val="30"/>
          <w:szCs w:val="30"/>
          <w14:ligatures w14:val="none"/>
        </w:rPr>
        <w:t xml:space="preserve"> line codes as you prefer for your project now let’s run the app with in the terminal:</w:t>
      </w:r>
    </w:p>
    <w:p w14:paraId="60E716AF" w14:textId="77777777" w:rsidR="009B0C20" w:rsidRPr="009B0C20" w:rsidRDefault="009B0C20" w:rsidP="009B0C2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424"/>
          <w:kern w:val="0"/>
          <w:sz w:val="27"/>
          <w:szCs w:val="27"/>
          <w14:ligatures w14:val="none"/>
        </w:rPr>
      </w:pPr>
      <w:r w:rsidRPr="009B0C20">
        <w:rPr>
          <w:rFonts w:ascii="Menlo" w:eastAsia="Times New Roman" w:hAnsi="Menlo" w:cs="Menlo"/>
          <w:color w:val="242424"/>
          <w:spacing w:val="-5"/>
          <w:kern w:val="0"/>
          <w:sz w:val="21"/>
          <w:szCs w:val="21"/>
          <w14:ligatures w14:val="none"/>
        </w:rPr>
        <w:t>streamlit run app.py</w:t>
      </w:r>
    </w:p>
    <w:p w14:paraId="1C5E1A1C" w14:textId="77777777" w:rsidR="009B0C20" w:rsidRPr="009B0C20" w:rsidRDefault="009B0C20" w:rsidP="009B0C20">
      <w:pPr>
        <w:shd w:val="clear" w:color="auto" w:fill="FFFFFF"/>
        <w:spacing w:before="514"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 xml:space="preserve">This will deploy our app in the web browser that we are currently using, upload an image </w:t>
      </w:r>
      <w:proofErr w:type="gramStart"/>
      <w:r w:rsidRPr="009B0C20">
        <w:rPr>
          <w:rFonts w:ascii="Georgia" w:eastAsia="Times New Roman" w:hAnsi="Georgia" w:cs="Times New Roman"/>
          <w:color w:val="242424"/>
          <w:spacing w:val="-1"/>
          <w:kern w:val="0"/>
          <w:sz w:val="30"/>
          <w:szCs w:val="30"/>
          <w14:ligatures w14:val="none"/>
        </w:rPr>
        <w:t>an</w:t>
      </w:r>
      <w:proofErr w:type="gramEnd"/>
      <w:r w:rsidRPr="009B0C20">
        <w:rPr>
          <w:rFonts w:ascii="Georgia" w:eastAsia="Times New Roman" w:hAnsi="Georgia" w:cs="Times New Roman"/>
          <w:color w:val="242424"/>
          <w:spacing w:val="-1"/>
          <w:kern w:val="0"/>
          <w:sz w:val="30"/>
          <w:szCs w:val="30"/>
          <w14:ligatures w14:val="none"/>
        </w:rPr>
        <w:t xml:space="preserve"> check that identifies the objects:</w:t>
      </w:r>
    </w:p>
    <w:p w14:paraId="611C522D" w14:textId="5C4913E8" w:rsidR="009B0C20" w:rsidRPr="009B0C20" w:rsidRDefault="009B0C20" w:rsidP="009B0C20">
      <w:pPr>
        <w:rPr>
          <w:rFonts w:ascii="Times New Roman" w:eastAsia="Times New Roman" w:hAnsi="Times New Roman" w:cs="Times New Roman"/>
          <w:kern w:val="0"/>
          <w14:ligatures w14:val="none"/>
        </w:rPr>
      </w:pPr>
      <w:r w:rsidRPr="009B0C20">
        <w:rPr>
          <w:rFonts w:ascii="Times New Roman" w:eastAsia="Times New Roman" w:hAnsi="Times New Roman" w:cs="Times New Roman"/>
          <w:kern w:val="0"/>
          <w14:ligatures w14:val="none"/>
        </w:rPr>
        <w:lastRenderedPageBreak/>
        <w:fldChar w:fldCharType="begin"/>
      </w:r>
      <w:r w:rsidRPr="009B0C20">
        <w:rPr>
          <w:rFonts w:ascii="Times New Roman" w:eastAsia="Times New Roman" w:hAnsi="Times New Roman" w:cs="Times New Roman"/>
          <w:kern w:val="0"/>
          <w14:ligatures w14:val="none"/>
        </w:rPr>
        <w:instrText xml:space="preserve"> INCLUDEPICTURE "https://miro.medium.com/v2/resize:fit:700/1*DbNyptLOKD3PEfxyRsq_wA.png" \* MERGEFORMATINET </w:instrText>
      </w:r>
      <w:r w:rsidRPr="009B0C20">
        <w:rPr>
          <w:rFonts w:ascii="Times New Roman" w:eastAsia="Times New Roman" w:hAnsi="Times New Roman" w:cs="Times New Roman"/>
          <w:kern w:val="0"/>
          <w14:ligatures w14:val="none"/>
        </w:rPr>
        <w:fldChar w:fldCharType="separate"/>
      </w:r>
      <w:r w:rsidRPr="009B0C20">
        <w:rPr>
          <w:rFonts w:ascii="Times New Roman" w:eastAsia="Times New Roman" w:hAnsi="Times New Roman" w:cs="Times New Roman"/>
          <w:noProof/>
          <w:kern w:val="0"/>
          <w14:ligatures w14:val="none"/>
        </w:rPr>
        <w:drawing>
          <wp:inline distT="0" distB="0" distL="0" distR="0" wp14:anchorId="1EAE0A93" wp14:editId="052D3CF3">
            <wp:extent cx="5943600" cy="5032375"/>
            <wp:effectExtent l="0" t="0" r="0" b="0"/>
            <wp:docPr id="1576935045"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935045" name="Picture 33" descr="A screenshot of a computer&#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5032375"/>
                    </a:xfrm>
                    <a:prstGeom prst="rect">
                      <a:avLst/>
                    </a:prstGeom>
                    <a:noFill/>
                    <a:ln>
                      <a:noFill/>
                    </a:ln>
                  </pic:spPr>
                </pic:pic>
              </a:graphicData>
            </a:graphic>
          </wp:inline>
        </w:drawing>
      </w:r>
      <w:r w:rsidRPr="009B0C20">
        <w:rPr>
          <w:rFonts w:ascii="Times New Roman" w:eastAsia="Times New Roman" w:hAnsi="Times New Roman" w:cs="Times New Roman"/>
          <w:kern w:val="0"/>
          <w14:ligatures w14:val="none"/>
        </w:rPr>
        <w:fldChar w:fldCharType="end"/>
      </w:r>
    </w:p>
    <w:p w14:paraId="1689766C" w14:textId="77777777" w:rsidR="009B0C20" w:rsidRPr="009B0C20" w:rsidRDefault="009B0C20" w:rsidP="009B0C20">
      <w:pPr>
        <w:shd w:val="clear" w:color="auto" w:fill="FFFFFF"/>
        <w:spacing w:before="514"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 xml:space="preserve">If everything run </w:t>
      </w:r>
      <w:proofErr w:type="gramStart"/>
      <w:r w:rsidRPr="009B0C20">
        <w:rPr>
          <w:rFonts w:ascii="Georgia" w:eastAsia="Times New Roman" w:hAnsi="Georgia" w:cs="Times New Roman"/>
          <w:color w:val="242424"/>
          <w:spacing w:val="-1"/>
          <w:kern w:val="0"/>
          <w:sz w:val="30"/>
          <w:szCs w:val="30"/>
          <w14:ligatures w14:val="none"/>
        </w:rPr>
        <w:t>properly</w:t>
      </w:r>
      <w:proofErr w:type="gramEnd"/>
      <w:r w:rsidRPr="009B0C20">
        <w:rPr>
          <w:rFonts w:ascii="Georgia" w:eastAsia="Times New Roman" w:hAnsi="Georgia" w:cs="Times New Roman"/>
          <w:color w:val="242424"/>
          <w:spacing w:val="-1"/>
          <w:kern w:val="0"/>
          <w:sz w:val="30"/>
          <w:szCs w:val="30"/>
          <w14:ligatures w14:val="none"/>
        </w:rPr>
        <w:t xml:space="preserve"> please run the next command to get the requirements:</w:t>
      </w:r>
    </w:p>
    <w:p w14:paraId="3290BA31" w14:textId="77777777" w:rsidR="009B0C20" w:rsidRPr="009B0C20" w:rsidRDefault="009B0C20" w:rsidP="009B0C2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424"/>
          <w:kern w:val="0"/>
          <w:sz w:val="27"/>
          <w:szCs w:val="27"/>
          <w14:ligatures w14:val="none"/>
        </w:rPr>
      </w:pPr>
      <w:r w:rsidRPr="009B0C20">
        <w:rPr>
          <w:rFonts w:ascii="Menlo" w:eastAsia="Times New Roman" w:hAnsi="Menlo" w:cs="Menlo"/>
          <w:color w:val="242424"/>
          <w:spacing w:val="-5"/>
          <w:kern w:val="0"/>
          <w:sz w:val="21"/>
          <w:szCs w:val="21"/>
          <w14:ligatures w14:val="none"/>
        </w:rPr>
        <w:t>pip freeze &gt; requirements.txt</w:t>
      </w:r>
    </w:p>
    <w:p w14:paraId="7543C30A" w14:textId="77777777" w:rsidR="009B0C20" w:rsidRPr="009B0C20" w:rsidRDefault="009B0C20" w:rsidP="009B0C20">
      <w:pPr>
        <w:shd w:val="clear" w:color="auto" w:fill="FFFFFF"/>
        <w:spacing w:before="514" w:line="480" w:lineRule="atLeast"/>
        <w:rPr>
          <w:rFonts w:ascii="Georgia" w:eastAsia="Times New Roman" w:hAnsi="Georgia" w:cs="Times New Roman"/>
          <w:color w:val="242424"/>
          <w:spacing w:val="-1"/>
          <w:kern w:val="0"/>
          <w:sz w:val="30"/>
          <w:szCs w:val="30"/>
          <w14:ligatures w14:val="none"/>
        </w:rPr>
      </w:pPr>
      <w:proofErr w:type="gramStart"/>
      <w:r w:rsidRPr="009B0C20">
        <w:rPr>
          <w:rFonts w:ascii="Georgia" w:eastAsia="Times New Roman" w:hAnsi="Georgia" w:cs="Times New Roman"/>
          <w:color w:val="242424"/>
          <w:spacing w:val="-1"/>
          <w:kern w:val="0"/>
          <w:sz w:val="30"/>
          <w:szCs w:val="30"/>
          <w14:ligatures w14:val="none"/>
        </w:rPr>
        <w:t>Also</w:t>
      </w:r>
      <w:proofErr w:type="gramEnd"/>
      <w:r w:rsidRPr="009B0C20">
        <w:rPr>
          <w:rFonts w:ascii="Georgia" w:eastAsia="Times New Roman" w:hAnsi="Georgia" w:cs="Times New Roman"/>
          <w:color w:val="242424"/>
          <w:spacing w:val="-1"/>
          <w:kern w:val="0"/>
          <w:sz w:val="30"/>
          <w:szCs w:val="30"/>
          <w14:ligatures w14:val="none"/>
        </w:rPr>
        <w:t xml:space="preserve"> we need to create a file called </w:t>
      </w:r>
      <w:r w:rsidRPr="009B0C20">
        <w:rPr>
          <w:rFonts w:ascii="Menlo" w:eastAsia="Times New Roman" w:hAnsi="Menlo" w:cs="Menlo"/>
          <w:color w:val="242424"/>
          <w:spacing w:val="-1"/>
          <w:kern w:val="0"/>
          <w:sz w:val="23"/>
          <w:szCs w:val="23"/>
          <w:shd w:val="clear" w:color="auto" w:fill="F2F2F2"/>
          <w14:ligatures w14:val="none"/>
        </w:rPr>
        <w:t>packages.txt </w:t>
      </w:r>
      <w:r w:rsidRPr="009B0C20">
        <w:rPr>
          <w:rFonts w:ascii="Georgia" w:eastAsia="Times New Roman" w:hAnsi="Georgia" w:cs="Times New Roman"/>
          <w:color w:val="242424"/>
          <w:spacing w:val="-1"/>
          <w:kern w:val="0"/>
          <w:sz w:val="30"/>
          <w:szCs w:val="30"/>
          <w14:ligatures w14:val="none"/>
        </w:rPr>
        <w:t>in the code folder that and put this line in it:</w:t>
      </w:r>
    </w:p>
    <w:p w14:paraId="439E3D49" w14:textId="77777777" w:rsidR="009B0C20" w:rsidRPr="009B0C20" w:rsidRDefault="009B0C20" w:rsidP="009B0C2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424"/>
          <w:kern w:val="0"/>
          <w:sz w:val="27"/>
          <w:szCs w:val="27"/>
          <w14:ligatures w14:val="none"/>
        </w:rPr>
      </w:pPr>
      <w:r w:rsidRPr="009B0C20">
        <w:rPr>
          <w:rFonts w:ascii="Menlo" w:eastAsia="Times New Roman" w:hAnsi="Menlo" w:cs="Menlo"/>
          <w:color w:val="242424"/>
          <w:spacing w:val="-5"/>
          <w:kern w:val="0"/>
          <w:sz w:val="21"/>
          <w:szCs w:val="21"/>
          <w14:ligatures w14:val="none"/>
        </w:rPr>
        <w:lastRenderedPageBreak/>
        <w:t>libgl1</w:t>
      </w:r>
    </w:p>
    <w:p w14:paraId="28A1ED84" w14:textId="77777777" w:rsidR="009B0C20" w:rsidRPr="009B0C20" w:rsidRDefault="009B0C20" w:rsidP="009B0C20">
      <w:pPr>
        <w:shd w:val="clear" w:color="auto" w:fill="FFFFFF"/>
        <w:spacing w:before="514"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Now we can create a repo in Github to put our app in the streamlit.io but before that make sure erase everything in the requierements except for 3 things:</w:t>
      </w:r>
    </w:p>
    <w:p w14:paraId="6721AC2E" w14:textId="77777777" w:rsidR="009B0C20" w:rsidRPr="009B0C20" w:rsidRDefault="009B0C20" w:rsidP="009B0C2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424"/>
          <w:kern w:val="0"/>
          <w:sz w:val="27"/>
          <w:szCs w:val="27"/>
          <w14:ligatures w14:val="none"/>
        </w:rPr>
      </w:pPr>
      <w:r w:rsidRPr="009B0C20">
        <w:rPr>
          <w:rFonts w:ascii="Menlo" w:eastAsia="Times New Roman" w:hAnsi="Menlo" w:cs="Menlo"/>
          <w:color w:val="836C28"/>
          <w:spacing w:val="-5"/>
          <w:kern w:val="0"/>
          <w:sz w:val="21"/>
          <w:szCs w:val="21"/>
          <w14:ligatures w14:val="none"/>
        </w:rPr>
        <w:t>torch</w:t>
      </w:r>
      <w:r w:rsidRPr="009B0C20">
        <w:rPr>
          <w:rFonts w:ascii="Menlo" w:eastAsia="Times New Roman" w:hAnsi="Menlo" w:cs="Menlo"/>
          <w:color w:val="242424"/>
          <w:spacing w:val="-5"/>
          <w:kern w:val="0"/>
          <w:sz w:val="21"/>
          <w:szCs w:val="21"/>
          <w14:ligatures w14:val="none"/>
        </w:rPr>
        <w:t>==</w:t>
      </w:r>
      <w:r w:rsidRPr="009B0C20">
        <w:rPr>
          <w:rFonts w:ascii="Menlo" w:eastAsia="Times New Roman" w:hAnsi="Menlo" w:cs="Menlo"/>
          <w:color w:val="1C00CF"/>
          <w:spacing w:val="-5"/>
          <w:kern w:val="0"/>
          <w:sz w:val="21"/>
          <w:szCs w:val="21"/>
          <w14:ligatures w14:val="none"/>
        </w:rPr>
        <w:t>2.0</w:t>
      </w:r>
      <w:r w:rsidRPr="009B0C20">
        <w:rPr>
          <w:rFonts w:ascii="Menlo" w:eastAsia="Times New Roman" w:hAnsi="Menlo" w:cs="Menlo"/>
          <w:color w:val="242424"/>
          <w:spacing w:val="-5"/>
          <w:kern w:val="0"/>
          <w:sz w:val="21"/>
          <w:szCs w:val="21"/>
          <w14:ligatures w14:val="none"/>
        </w:rPr>
        <w:t>.</w:t>
      </w:r>
      <w:r w:rsidRPr="009B0C20">
        <w:rPr>
          <w:rFonts w:ascii="Menlo" w:eastAsia="Times New Roman" w:hAnsi="Menlo" w:cs="Menlo"/>
          <w:color w:val="1C00CF"/>
          <w:spacing w:val="-5"/>
          <w:kern w:val="0"/>
          <w:sz w:val="21"/>
          <w:szCs w:val="21"/>
          <w14:ligatures w14:val="none"/>
        </w:rPr>
        <w:t>1</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836C28"/>
          <w:spacing w:val="-5"/>
          <w:kern w:val="0"/>
          <w:sz w:val="21"/>
          <w:szCs w:val="21"/>
          <w14:ligatures w14:val="none"/>
        </w:rPr>
        <w:t>ultralytics</w:t>
      </w:r>
      <w:r w:rsidRPr="009B0C20">
        <w:rPr>
          <w:rFonts w:ascii="Menlo" w:eastAsia="Times New Roman" w:hAnsi="Menlo" w:cs="Menlo"/>
          <w:color w:val="242424"/>
          <w:spacing w:val="-5"/>
          <w:kern w:val="0"/>
          <w:sz w:val="21"/>
          <w:szCs w:val="21"/>
          <w14:ligatures w14:val="none"/>
        </w:rPr>
        <w:t>==</w:t>
      </w:r>
      <w:r w:rsidRPr="009B0C20">
        <w:rPr>
          <w:rFonts w:ascii="Menlo" w:eastAsia="Times New Roman" w:hAnsi="Menlo" w:cs="Menlo"/>
          <w:color w:val="1C00CF"/>
          <w:spacing w:val="-5"/>
          <w:kern w:val="0"/>
          <w:sz w:val="21"/>
          <w:szCs w:val="21"/>
          <w14:ligatures w14:val="none"/>
        </w:rPr>
        <w:t>8.0</w:t>
      </w:r>
      <w:r w:rsidRPr="009B0C20">
        <w:rPr>
          <w:rFonts w:ascii="Menlo" w:eastAsia="Times New Roman" w:hAnsi="Menlo" w:cs="Menlo"/>
          <w:color w:val="242424"/>
          <w:spacing w:val="-5"/>
          <w:kern w:val="0"/>
          <w:sz w:val="21"/>
          <w:szCs w:val="21"/>
          <w14:ligatures w14:val="none"/>
        </w:rPr>
        <w:t>.</w:t>
      </w:r>
      <w:r w:rsidRPr="009B0C20">
        <w:rPr>
          <w:rFonts w:ascii="Menlo" w:eastAsia="Times New Roman" w:hAnsi="Menlo" w:cs="Menlo"/>
          <w:color w:val="1C00CF"/>
          <w:spacing w:val="-5"/>
          <w:kern w:val="0"/>
          <w:sz w:val="21"/>
          <w:szCs w:val="21"/>
          <w14:ligatures w14:val="none"/>
        </w:rPr>
        <w:t>142</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836C28"/>
          <w:spacing w:val="-5"/>
          <w:kern w:val="0"/>
          <w:sz w:val="21"/>
          <w:szCs w:val="21"/>
          <w14:ligatures w14:val="none"/>
        </w:rPr>
        <w:t>streamlit</w:t>
      </w:r>
      <w:r w:rsidRPr="009B0C20">
        <w:rPr>
          <w:rFonts w:ascii="Menlo" w:eastAsia="Times New Roman" w:hAnsi="Menlo" w:cs="Menlo"/>
          <w:color w:val="242424"/>
          <w:spacing w:val="-5"/>
          <w:kern w:val="0"/>
          <w:sz w:val="21"/>
          <w:szCs w:val="21"/>
          <w14:ligatures w14:val="none"/>
        </w:rPr>
        <w:t>==</w:t>
      </w:r>
      <w:r w:rsidRPr="009B0C20">
        <w:rPr>
          <w:rFonts w:ascii="Menlo" w:eastAsia="Times New Roman" w:hAnsi="Menlo" w:cs="Menlo"/>
          <w:color w:val="1C00CF"/>
          <w:spacing w:val="-5"/>
          <w:kern w:val="0"/>
          <w:sz w:val="21"/>
          <w:szCs w:val="21"/>
          <w14:ligatures w14:val="none"/>
        </w:rPr>
        <w:t>1.25</w:t>
      </w:r>
      <w:r w:rsidRPr="009B0C20">
        <w:rPr>
          <w:rFonts w:ascii="Menlo" w:eastAsia="Times New Roman" w:hAnsi="Menlo" w:cs="Menlo"/>
          <w:color w:val="242424"/>
          <w:spacing w:val="-5"/>
          <w:kern w:val="0"/>
          <w:sz w:val="21"/>
          <w:szCs w:val="21"/>
          <w14:ligatures w14:val="none"/>
        </w:rPr>
        <w:t>.</w:t>
      </w:r>
      <w:r w:rsidRPr="009B0C20">
        <w:rPr>
          <w:rFonts w:ascii="Menlo" w:eastAsia="Times New Roman" w:hAnsi="Menlo" w:cs="Menlo"/>
          <w:color w:val="1C00CF"/>
          <w:spacing w:val="-5"/>
          <w:kern w:val="0"/>
          <w:sz w:val="21"/>
          <w:szCs w:val="21"/>
          <w14:ligatures w14:val="none"/>
        </w:rPr>
        <w:t>0</w:t>
      </w:r>
    </w:p>
    <w:p w14:paraId="11D748A4" w14:textId="77777777" w:rsidR="009B0C20" w:rsidRPr="009B0C20" w:rsidRDefault="009B0C20" w:rsidP="009B0C20">
      <w:pPr>
        <w:shd w:val="clear" w:color="auto" w:fill="FFFFFF"/>
        <w:spacing w:before="514"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The Streamlit.io only allows uploading 1GB. The installations use the most of the space, so to avoid that we leave the three mandatory libraries for our app. Check my </w:t>
      </w:r>
      <w:hyperlink r:id="rId50" w:tgtFrame="_blank" w:history="1">
        <w:r w:rsidRPr="009B0C20">
          <w:rPr>
            <w:rFonts w:ascii="Georgia" w:eastAsia="Times New Roman" w:hAnsi="Georgia" w:cs="Times New Roman"/>
            <w:color w:val="0000FF"/>
            <w:spacing w:val="-1"/>
            <w:kern w:val="0"/>
            <w:sz w:val="30"/>
            <w:szCs w:val="30"/>
            <w:u w:val="single"/>
            <w14:ligatures w14:val="none"/>
          </w:rPr>
          <w:t>repository</w:t>
        </w:r>
      </w:hyperlink>
      <w:r w:rsidRPr="009B0C20">
        <w:rPr>
          <w:rFonts w:ascii="Georgia" w:eastAsia="Times New Roman" w:hAnsi="Georgia" w:cs="Times New Roman"/>
          <w:color w:val="242424"/>
          <w:spacing w:val="-1"/>
          <w:kern w:val="0"/>
          <w:sz w:val="30"/>
          <w:szCs w:val="30"/>
          <w14:ligatures w14:val="none"/>
        </w:rPr>
        <w:t> and how it needs to uploaded.</w:t>
      </w:r>
    </w:p>
    <w:p w14:paraId="0B0A6C96" w14:textId="7AEA6E36" w:rsidR="009B0C20" w:rsidRPr="009B0C20" w:rsidRDefault="009B0C20" w:rsidP="009B0C20">
      <w:pPr>
        <w:rPr>
          <w:rFonts w:ascii="Times New Roman" w:eastAsia="Times New Roman" w:hAnsi="Times New Roman" w:cs="Times New Roman"/>
          <w:kern w:val="0"/>
          <w14:ligatures w14:val="none"/>
        </w:rPr>
      </w:pPr>
      <w:r w:rsidRPr="009B0C20">
        <w:rPr>
          <w:rFonts w:ascii="Times New Roman" w:eastAsia="Times New Roman" w:hAnsi="Times New Roman" w:cs="Times New Roman"/>
          <w:kern w:val="0"/>
          <w14:ligatures w14:val="none"/>
        </w:rPr>
        <w:fldChar w:fldCharType="begin"/>
      </w:r>
      <w:r w:rsidRPr="009B0C20">
        <w:rPr>
          <w:rFonts w:ascii="Times New Roman" w:eastAsia="Times New Roman" w:hAnsi="Times New Roman" w:cs="Times New Roman"/>
          <w:kern w:val="0"/>
          <w14:ligatures w14:val="none"/>
        </w:rPr>
        <w:instrText xml:space="preserve"> INCLUDEPICTURE "https://miro.medium.com/v2/resize:fit:700/1*U2zZ4pjxPjcj73FLMbqDnQ.png" \* MERGEFORMATINET </w:instrText>
      </w:r>
      <w:r w:rsidRPr="009B0C20">
        <w:rPr>
          <w:rFonts w:ascii="Times New Roman" w:eastAsia="Times New Roman" w:hAnsi="Times New Roman" w:cs="Times New Roman"/>
          <w:kern w:val="0"/>
          <w14:ligatures w14:val="none"/>
        </w:rPr>
        <w:fldChar w:fldCharType="separate"/>
      </w:r>
      <w:r w:rsidRPr="009B0C20">
        <w:rPr>
          <w:rFonts w:ascii="Times New Roman" w:eastAsia="Times New Roman" w:hAnsi="Times New Roman" w:cs="Times New Roman"/>
          <w:noProof/>
          <w:kern w:val="0"/>
          <w14:ligatures w14:val="none"/>
        </w:rPr>
        <w:drawing>
          <wp:inline distT="0" distB="0" distL="0" distR="0" wp14:anchorId="15D85F34" wp14:editId="3387E1F6">
            <wp:extent cx="5943600" cy="2350770"/>
            <wp:effectExtent l="0" t="0" r="0" b="0"/>
            <wp:docPr id="251890415"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890415" name="Picture 32" descr="A screenshot of a computer&#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350770"/>
                    </a:xfrm>
                    <a:prstGeom prst="rect">
                      <a:avLst/>
                    </a:prstGeom>
                    <a:noFill/>
                    <a:ln>
                      <a:noFill/>
                    </a:ln>
                  </pic:spPr>
                </pic:pic>
              </a:graphicData>
            </a:graphic>
          </wp:inline>
        </w:drawing>
      </w:r>
      <w:r w:rsidRPr="009B0C20">
        <w:rPr>
          <w:rFonts w:ascii="Times New Roman" w:eastAsia="Times New Roman" w:hAnsi="Times New Roman" w:cs="Times New Roman"/>
          <w:kern w:val="0"/>
          <w14:ligatures w14:val="none"/>
        </w:rPr>
        <w:fldChar w:fldCharType="end"/>
      </w:r>
    </w:p>
    <w:p w14:paraId="29F46207" w14:textId="77777777" w:rsidR="009B0C20" w:rsidRPr="009B0C20" w:rsidRDefault="009B0C20" w:rsidP="009B0C20">
      <w:pPr>
        <w:shd w:val="clear" w:color="auto" w:fill="FFFFFF"/>
        <w:spacing w:before="514"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From here we are ready to go to</w:t>
      </w:r>
      <w:hyperlink r:id="rId52" w:tgtFrame="_blank" w:history="1">
        <w:r w:rsidRPr="009B0C20">
          <w:rPr>
            <w:rFonts w:ascii="Georgia" w:eastAsia="Times New Roman" w:hAnsi="Georgia" w:cs="Times New Roman"/>
            <w:color w:val="0000FF"/>
            <w:spacing w:val="-1"/>
            <w:kern w:val="0"/>
            <w:sz w:val="30"/>
            <w:szCs w:val="30"/>
            <w:u w:val="single"/>
            <w14:ligatures w14:val="none"/>
          </w:rPr>
          <w:t> streamlit.io</w:t>
        </w:r>
      </w:hyperlink>
      <w:r w:rsidRPr="009B0C20">
        <w:rPr>
          <w:rFonts w:ascii="Georgia" w:eastAsia="Times New Roman" w:hAnsi="Georgia" w:cs="Times New Roman"/>
          <w:color w:val="242424"/>
          <w:spacing w:val="-1"/>
          <w:kern w:val="0"/>
          <w:sz w:val="30"/>
          <w:szCs w:val="30"/>
          <w14:ligatures w14:val="none"/>
        </w:rPr>
        <w:t xml:space="preserve"> and deploy our app. Create an account and then will appear the next window click in the </w:t>
      </w:r>
      <w:proofErr w:type="gramStart"/>
      <w:r w:rsidRPr="009B0C20">
        <w:rPr>
          <w:rFonts w:ascii="Georgia" w:eastAsia="Times New Roman" w:hAnsi="Georgia" w:cs="Times New Roman"/>
          <w:color w:val="242424"/>
          <w:spacing w:val="-1"/>
          <w:kern w:val="0"/>
          <w:sz w:val="30"/>
          <w:szCs w:val="30"/>
          <w14:ligatures w14:val="none"/>
        </w:rPr>
        <w:t>New</w:t>
      </w:r>
      <w:proofErr w:type="gramEnd"/>
      <w:r w:rsidRPr="009B0C20">
        <w:rPr>
          <w:rFonts w:ascii="Georgia" w:eastAsia="Times New Roman" w:hAnsi="Georgia" w:cs="Times New Roman"/>
          <w:color w:val="242424"/>
          <w:spacing w:val="-1"/>
          <w:kern w:val="0"/>
          <w:sz w:val="30"/>
          <w:szCs w:val="30"/>
          <w14:ligatures w14:val="none"/>
        </w:rPr>
        <w:t xml:space="preserve"> app.</w:t>
      </w:r>
    </w:p>
    <w:p w14:paraId="1F616E7A" w14:textId="771507B1" w:rsidR="009B0C20" w:rsidRPr="009B0C20" w:rsidRDefault="009B0C20" w:rsidP="009B0C20">
      <w:pPr>
        <w:rPr>
          <w:rFonts w:ascii="Times New Roman" w:eastAsia="Times New Roman" w:hAnsi="Times New Roman" w:cs="Times New Roman"/>
          <w:kern w:val="0"/>
          <w14:ligatures w14:val="none"/>
        </w:rPr>
      </w:pPr>
      <w:r w:rsidRPr="009B0C20">
        <w:rPr>
          <w:rFonts w:ascii="Times New Roman" w:eastAsia="Times New Roman" w:hAnsi="Times New Roman" w:cs="Times New Roman"/>
          <w:kern w:val="0"/>
          <w14:ligatures w14:val="none"/>
        </w:rPr>
        <w:lastRenderedPageBreak/>
        <w:fldChar w:fldCharType="begin"/>
      </w:r>
      <w:r w:rsidRPr="009B0C20">
        <w:rPr>
          <w:rFonts w:ascii="Times New Roman" w:eastAsia="Times New Roman" w:hAnsi="Times New Roman" w:cs="Times New Roman"/>
          <w:kern w:val="0"/>
          <w14:ligatures w14:val="none"/>
        </w:rPr>
        <w:instrText xml:space="preserve"> INCLUDEPICTURE "https://miro.medium.com/v2/resize:fit:700/1*k9x2_a4NU2KnOnKz83KXTw.png" \* MERGEFORMATINET </w:instrText>
      </w:r>
      <w:r w:rsidRPr="009B0C20">
        <w:rPr>
          <w:rFonts w:ascii="Times New Roman" w:eastAsia="Times New Roman" w:hAnsi="Times New Roman" w:cs="Times New Roman"/>
          <w:kern w:val="0"/>
          <w14:ligatures w14:val="none"/>
        </w:rPr>
        <w:fldChar w:fldCharType="separate"/>
      </w:r>
      <w:r w:rsidRPr="009B0C20">
        <w:rPr>
          <w:rFonts w:ascii="Times New Roman" w:eastAsia="Times New Roman" w:hAnsi="Times New Roman" w:cs="Times New Roman"/>
          <w:noProof/>
          <w:kern w:val="0"/>
          <w14:ligatures w14:val="none"/>
        </w:rPr>
        <w:drawing>
          <wp:inline distT="0" distB="0" distL="0" distR="0" wp14:anchorId="28C91167" wp14:editId="7EF4703B">
            <wp:extent cx="5943600" cy="1109345"/>
            <wp:effectExtent l="0" t="0" r="0" b="0"/>
            <wp:docPr id="165197229" name="Picture 3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97229" name="Picture 31" descr="A white background with black text&#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109345"/>
                    </a:xfrm>
                    <a:prstGeom prst="rect">
                      <a:avLst/>
                    </a:prstGeom>
                    <a:noFill/>
                    <a:ln>
                      <a:noFill/>
                    </a:ln>
                  </pic:spPr>
                </pic:pic>
              </a:graphicData>
            </a:graphic>
          </wp:inline>
        </w:drawing>
      </w:r>
      <w:r w:rsidRPr="009B0C20">
        <w:rPr>
          <w:rFonts w:ascii="Times New Roman" w:eastAsia="Times New Roman" w:hAnsi="Times New Roman" w:cs="Times New Roman"/>
          <w:kern w:val="0"/>
          <w14:ligatures w14:val="none"/>
        </w:rPr>
        <w:fldChar w:fldCharType="end"/>
      </w:r>
    </w:p>
    <w:p w14:paraId="77D8002E" w14:textId="77777777" w:rsidR="009B0C20" w:rsidRPr="009B0C20" w:rsidRDefault="009B0C20" w:rsidP="009B0C20">
      <w:pPr>
        <w:shd w:val="clear" w:color="auto" w:fill="FFFFFF"/>
        <w:spacing w:before="514"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Connect the Streamlit account with Github and then select the repository where your app is located. then select the branch and change the Main file path:</w:t>
      </w:r>
    </w:p>
    <w:p w14:paraId="348BD7F4" w14:textId="654890D8" w:rsidR="009B0C20" w:rsidRPr="009B0C20" w:rsidRDefault="009B0C20" w:rsidP="009B0C20">
      <w:pPr>
        <w:rPr>
          <w:rFonts w:ascii="Times New Roman" w:eastAsia="Times New Roman" w:hAnsi="Times New Roman" w:cs="Times New Roman"/>
          <w:kern w:val="0"/>
          <w14:ligatures w14:val="none"/>
        </w:rPr>
      </w:pPr>
      <w:r w:rsidRPr="009B0C20">
        <w:rPr>
          <w:rFonts w:ascii="Times New Roman" w:eastAsia="Times New Roman" w:hAnsi="Times New Roman" w:cs="Times New Roman"/>
          <w:kern w:val="0"/>
          <w14:ligatures w14:val="none"/>
        </w:rPr>
        <w:fldChar w:fldCharType="begin"/>
      </w:r>
      <w:r w:rsidRPr="009B0C20">
        <w:rPr>
          <w:rFonts w:ascii="Times New Roman" w:eastAsia="Times New Roman" w:hAnsi="Times New Roman" w:cs="Times New Roman"/>
          <w:kern w:val="0"/>
          <w14:ligatures w14:val="none"/>
        </w:rPr>
        <w:instrText xml:space="preserve"> INCLUDEPICTURE "https://miro.medium.com/v2/resize:fit:480/1*MM4nbiTcfz5040wR52ku9Q.png" \* MERGEFORMATINET </w:instrText>
      </w:r>
      <w:r w:rsidRPr="009B0C20">
        <w:rPr>
          <w:rFonts w:ascii="Times New Roman" w:eastAsia="Times New Roman" w:hAnsi="Times New Roman" w:cs="Times New Roman"/>
          <w:kern w:val="0"/>
          <w14:ligatures w14:val="none"/>
        </w:rPr>
        <w:fldChar w:fldCharType="separate"/>
      </w:r>
      <w:r w:rsidRPr="009B0C20">
        <w:rPr>
          <w:rFonts w:ascii="Times New Roman" w:eastAsia="Times New Roman" w:hAnsi="Times New Roman" w:cs="Times New Roman"/>
          <w:noProof/>
          <w:kern w:val="0"/>
          <w14:ligatures w14:val="none"/>
        </w:rPr>
        <w:drawing>
          <wp:inline distT="0" distB="0" distL="0" distR="0" wp14:anchorId="44AD6925" wp14:editId="02828DC9">
            <wp:extent cx="5943600" cy="5114925"/>
            <wp:effectExtent l="0" t="0" r="0" b="3175"/>
            <wp:docPr id="952591936" name="Picture 30" descr="A screenshot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591936" name="Picture 30" descr="A screenshot of a application&#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5114925"/>
                    </a:xfrm>
                    <a:prstGeom prst="rect">
                      <a:avLst/>
                    </a:prstGeom>
                    <a:noFill/>
                    <a:ln>
                      <a:noFill/>
                    </a:ln>
                  </pic:spPr>
                </pic:pic>
              </a:graphicData>
            </a:graphic>
          </wp:inline>
        </w:drawing>
      </w:r>
      <w:r w:rsidRPr="009B0C20">
        <w:rPr>
          <w:rFonts w:ascii="Times New Roman" w:eastAsia="Times New Roman" w:hAnsi="Times New Roman" w:cs="Times New Roman"/>
          <w:kern w:val="0"/>
          <w14:ligatures w14:val="none"/>
        </w:rPr>
        <w:fldChar w:fldCharType="end"/>
      </w:r>
    </w:p>
    <w:p w14:paraId="73E86D0D" w14:textId="77777777" w:rsidR="009B0C20" w:rsidRPr="009B0C20" w:rsidRDefault="009B0C20" w:rsidP="009B0C20">
      <w:pPr>
        <w:shd w:val="clear" w:color="auto" w:fill="FFFFFF"/>
        <w:spacing w:before="514"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lastRenderedPageBreak/>
        <w:t>Now select the Python version and save the changes after this we can click the deploy button.</w:t>
      </w:r>
    </w:p>
    <w:p w14:paraId="36AC7B84" w14:textId="11E6D110" w:rsidR="009B0C20" w:rsidRPr="009B0C20" w:rsidRDefault="009B0C20" w:rsidP="009B0C20">
      <w:pPr>
        <w:rPr>
          <w:rFonts w:ascii="Times New Roman" w:eastAsia="Times New Roman" w:hAnsi="Times New Roman" w:cs="Times New Roman"/>
          <w:kern w:val="0"/>
          <w14:ligatures w14:val="none"/>
        </w:rPr>
      </w:pPr>
      <w:r w:rsidRPr="009B0C20">
        <w:rPr>
          <w:rFonts w:ascii="Times New Roman" w:eastAsia="Times New Roman" w:hAnsi="Times New Roman" w:cs="Times New Roman"/>
          <w:kern w:val="0"/>
          <w14:ligatures w14:val="none"/>
        </w:rPr>
        <w:fldChar w:fldCharType="begin"/>
      </w:r>
      <w:r w:rsidRPr="009B0C20">
        <w:rPr>
          <w:rFonts w:ascii="Times New Roman" w:eastAsia="Times New Roman" w:hAnsi="Times New Roman" w:cs="Times New Roman"/>
          <w:kern w:val="0"/>
          <w14:ligatures w14:val="none"/>
        </w:rPr>
        <w:instrText xml:space="preserve"> INCLUDEPICTURE "https://miro.medium.com/v2/resize:fit:480/1*0EdcjKurBSlrGVvIyPfpSQ.png" \* MERGEFORMATINET </w:instrText>
      </w:r>
      <w:r w:rsidRPr="009B0C20">
        <w:rPr>
          <w:rFonts w:ascii="Times New Roman" w:eastAsia="Times New Roman" w:hAnsi="Times New Roman" w:cs="Times New Roman"/>
          <w:kern w:val="0"/>
          <w14:ligatures w14:val="none"/>
        </w:rPr>
        <w:fldChar w:fldCharType="separate"/>
      </w:r>
      <w:r w:rsidRPr="009B0C20">
        <w:rPr>
          <w:rFonts w:ascii="Times New Roman" w:eastAsia="Times New Roman" w:hAnsi="Times New Roman" w:cs="Times New Roman"/>
          <w:noProof/>
          <w:kern w:val="0"/>
          <w14:ligatures w14:val="none"/>
        </w:rPr>
        <w:drawing>
          <wp:inline distT="0" distB="0" distL="0" distR="0" wp14:anchorId="4BA78A48" wp14:editId="6585FF5B">
            <wp:extent cx="5943600" cy="4665980"/>
            <wp:effectExtent l="0" t="0" r="0" b="0"/>
            <wp:docPr id="960737890"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737890" name="Picture 29" descr="A screenshot of a computer&#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4665980"/>
                    </a:xfrm>
                    <a:prstGeom prst="rect">
                      <a:avLst/>
                    </a:prstGeom>
                    <a:noFill/>
                    <a:ln>
                      <a:noFill/>
                    </a:ln>
                  </pic:spPr>
                </pic:pic>
              </a:graphicData>
            </a:graphic>
          </wp:inline>
        </w:drawing>
      </w:r>
      <w:r w:rsidRPr="009B0C20">
        <w:rPr>
          <w:rFonts w:ascii="Times New Roman" w:eastAsia="Times New Roman" w:hAnsi="Times New Roman" w:cs="Times New Roman"/>
          <w:kern w:val="0"/>
          <w14:ligatures w14:val="none"/>
        </w:rPr>
        <w:fldChar w:fldCharType="end"/>
      </w:r>
    </w:p>
    <w:p w14:paraId="120B5118" w14:textId="77777777" w:rsidR="009B0C20" w:rsidRPr="009B0C20" w:rsidRDefault="009B0C20" w:rsidP="009B0C20">
      <w:pPr>
        <w:shd w:val="clear" w:color="auto" w:fill="FFFFFF"/>
        <w:spacing w:before="514"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Then will appear the next window showing all the installations. Check if there are errors.</w:t>
      </w:r>
    </w:p>
    <w:p w14:paraId="5732CCE6" w14:textId="6192B776" w:rsidR="009B0C20" w:rsidRPr="009B0C20" w:rsidRDefault="009B0C20" w:rsidP="009B0C20">
      <w:pPr>
        <w:rPr>
          <w:rFonts w:ascii="Times New Roman" w:eastAsia="Times New Roman" w:hAnsi="Times New Roman" w:cs="Times New Roman"/>
          <w:kern w:val="0"/>
          <w14:ligatures w14:val="none"/>
        </w:rPr>
      </w:pPr>
      <w:r w:rsidRPr="009B0C20">
        <w:rPr>
          <w:rFonts w:ascii="Times New Roman" w:eastAsia="Times New Roman" w:hAnsi="Times New Roman" w:cs="Times New Roman"/>
          <w:kern w:val="0"/>
          <w14:ligatures w14:val="none"/>
        </w:rPr>
        <w:lastRenderedPageBreak/>
        <w:fldChar w:fldCharType="begin"/>
      </w:r>
      <w:r w:rsidRPr="009B0C20">
        <w:rPr>
          <w:rFonts w:ascii="Times New Roman" w:eastAsia="Times New Roman" w:hAnsi="Times New Roman" w:cs="Times New Roman"/>
          <w:kern w:val="0"/>
          <w14:ligatures w14:val="none"/>
        </w:rPr>
        <w:instrText xml:space="preserve"> INCLUDEPICTURE "https://miro.medium.com/v2/resize:fit:700/1*ejqWXCAIi-eOEEjcL5TY4w.png" \* MERGEFORMATINET </w:instrText>
      </w:r>
      <w:r w:rsidRPr="009B0C20">
        <w:rPr>
          <w:rFonts w:ascii="Times New Roman" w:eastAsia="Times New Roman" w:hAnsi="Times New Roman" w:cs="Times New Roman"/>
          <w:kern w:val="0"/>
          <w14:ligatures w14:val="none"/>
        </w:rPr>
        <w:fldChar w:fldCharType="separate"/>
      </w:r>
      <w:r w:rsidRPr="009B0C20">
        <w:rPr>
          <w:rFonts w:ascii="Times New Roman" w:eastAsia="Times New Roman" w:hAnsi="Times New Roman" w:cs="Times New Roman"/>
          <w:noProof/>
          <w:kern w:val="0"/>
          <w14:ligatures w14:val="none"/>
        </w:rPr>
        <w:drawing>
          <wp:inline distT="0" distB="0" distL="0" distR="0" wp14:anchorId="7570BDD3" wp14:editId="60A22DC3">
            <wp:extent cx="5943600" cy="2860675"/>
            <wp:effectExtent l="0" t="0" r="0" b="0"/>
            <wp:docPr id="1271364466" name="Picture 28" descr="A close-up of a peanu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364466" name="Picture 28" descr="A close-up of a peanut&#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860675"/>
                    </a:xfrm>
                    <a:prstGeom prst="rect">
                      <a:avLst/>
                    </a:prstGeom>
                    <a:noFill/>
                    <a:ln>
                      <a:noFill/>
                    </a:ln>
                  </pic:spPr>
                </pic:pic>
              </a:graphicData>
            </a:graphic>
          </wp:inline>
        </w:drawing>
      </w:r>
      <w:r w:rsidRPr="009B0C20">
        <w:rPr>
          <w:rFonts w:ascii="Times New Roman" w:eastAsia="Times New Roman" w:hAnsi="Times New Roman" w:cs="Times New Roman"/>
          <w:kern w:val="0"/>
          <w14:ligatures w14:val="none"/>
        </w:rPr>
        <w:fldChar w:fldCharType="end"/>
      </w:r>
    </w:p>
    <w:p w14:paraId="52EB82D3" w14:textId="77777777" w:rsidR="009B0C20" w:rsidRPr="009B0C20" w:rsidRDefault="009B0C20" w:rsidP="009B0C20">
      <w:pPr>
        <w:shd w:val="clear" w:color="auto" w:fill="FFFFFF"/>
        <w:spacing w:before="514"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Then you can try your app and check if it works properly.</w:t>
      </w:r>
    </w:p>
    <w:p w14:paraId="3006A861" w14:textId="0AAA6C2F" w:rsidR="009B0C20" w:rsidRPr="009B0C20" w:rsidRDefault="009B0C20" w:rsidP="009B0C20">
      <w:pPr>
        <w:rPr>
          <w:rFonts w:ascii="Times New Roman" w:eastAsia="Times New Roman" w:hAnsi="Times New Roman" w:cs="Times New Roman"/>
          <w:kern w:val="0"/>
          <w14:ligatures w14:val="none"/>
        </w:rPr>
      </w:pPr>
      <w:r w:rsidRPr="009B0C20">
        <w:rPr>
          <w:rFonts w:ascii="Times New Roman" w:eastAsia="Times New Roman" w:hAnsi="Times New Roman" w:cs="Times New Roman"/>
          <w:kern w:val="0"/>
          <w14:ligatures w14:val="none"/>
        </w:rPr>
        <w:fldChar w:fldCharType="begin"/>
      </w:r>
      <w:r w:rsidRPr="009B0C20">
        <w:rPr>
          <w:rFonts w:ascii="Times New Roman" w:eastAsia="Times New Roman" w:hAnsi="Times New Roman" w:cs="Times New Roman"/>
          <w:kern w:val="0"/>
          <w14:ligatures w14:val="none"/>
        </w:rPr>
        <w:instrText xml:space="preserve"> INCLUDEPICTURE "https://miro.medium.com/v2/resize:fit:700/1*sRiA0SRY80bH6aiZumPkTQ.png" \* MERGEFORMATINET </w:instrText>
      </w:r>
      <w:r w:rsidRPr="009B0C20">
        <w:rPr>
          <w:rFonts w:ascii="Times New Roman" w:eastAsia="Times New Roman" w:hAnsi="Times New Roman" w:cs="Times New Roman"/>
          <w:kern w:val="0"/>
          <w14:ligatures w14:val="none"/>
        </w:rPr>
        <w:fldChar w:fldCharType="separate"/>
      </w:r>
      <w:r w:rsidRPr="009B0C20">
        <w:rPr>
          <w:rFonts w:ascii="Times New Roman" w:eastAsia="Times New Roman" w:hAnsi="Times New Roman" w:cs="Times New Roman"/>
          <w:noProof/>
          <w:kern w:val="0"/>
          <w14:ligatures w14:val="none"/>
        </w:rPr>
        <w:drawing>
          <wp:inline distT="0" distB="0" distL="0" distR="0" wp14:anchorId="012F4769" wp14:editId="48C26B4E">
            <wp:extent cx="5943600" cy="2884170"/>
            <wp:effectExtent l="0" t="0" r="0" b="0"/>
            <wp:docPr id="1380773411" name="Picture 27" descr="A hand gesture with fing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773411" name="Picture 27" descr="A hand gesture with fingers&#10;&#10;Description automatically generated with medium confidenc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884170"/>
                    </a:xfrm>
                    <a:prstGeom prst="rect">
                      <a:avLst/>
                    </a:prstGeom>
                    <a:noFill/>
                    <a:ln>
                      <a:noFill/>
                    </a:ln>
                  </pic:spPr>
                </pic:pic>
              </a:graphicData>
            </a:graphic>
          </wp:inline>
        </w:drawing>
      </w:r>
      <w:r w:rsidRPr="009B0C20">
        <w:rPr>
          <w:rFonts w:ascii="Times New Roman" w:eastAsia="Times New Roman" w:hAnsi="Times New Roman" w:cs="Times New Roman"/>
          <w:kern w:val="0"/>
          <w14:ligatures w14:val="none"/>
        </w:rPr>
        <w:fldChar w:fldCharType="end"/>
      </w:r>
    </w:p>
    <w:p w14:paraId="0A764EE8" w14:textId="77777777" w:rsidR="009B0C20" w:rsidRPr="009B0C20" w:rsidRDefault="009B0C20" w:rsidP="009B0C20">
      <w:pPr>
        <w:shd w:val="clear" w:color="auto" w:fill="FFFFFF"/>
        <w:spacing w:before="468" w:line="450" w:lineRule="atLeast"/>
        <w:outlineLvl w:val="0"/>
        <w:rPr>
          <w:rFonts w:ascii="Helvetica Neue" w:eastAsia="Times New Roman" w:hAnsi="Helvetica Neue" w:cs="Times New Roman"/>
          <w:b/>
          <w:bCs/>
          <w:color w:val="242424"/>
          <w:spacing w:val="-4"/>
          <w:kern w:val="36"/>
          <w:sz w:val="36"/>
          <w:szCs w:val="36"/>
          <w14:ligatures w14:val="none"/>
        </w:rPr>
      </w:pPr>
      <w:r w:rsidRPr="009B0C20">
        <w:rPr>
          <w:rFonts w:ascii="Helvetica Neue" w:eastAsia="Times New Roman" w:hAnsi="Helvetica Neue" w:cs="Times New Roman"/>
          <w:b/>
          <w:bCs/>
          <w:color w:val="242424"/>
          <w:spacing w:val="-4"/>
          <w:kern w:val="36"/>
          <w:sz w:val="36"/>
          <w:szCs w:val="36"/>
          <w14:ligatures w14:val="none"/>
        </w:rPr>
        <w:t>Conclusion</w:t>
      </w:r>
    </w:p>
    <w:p w14:paraId="77BDE090" w14:textId="77777777" w:rsidR="009B0C20" w:rsidRPr="009B0C20" w:rsidRDefault="009B0C20" w:rsidP="009B0C20">
      <w:pPr>
        <w:shd w:val="clear" w:color="auto" w:fill="FFFFFF"/>
        <w:spacing w:before="226"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 xml:space="preserve">I hope this guide is useful for your projects. The combination of Roboflow and Streamlit enables the development of applications with a user-friendly interface. This approach makes it easier to detect and </w:t>
      </w:r>
      <w:r w:rsidRPr="009B0C20">
        <w:rPr>
          <w:rFonts w:ascii="Georgia" w:eastAsia="Times New Roman" w:hAnsi="Georgia" w:cs="Times New Roman"/>
          <w:color w:val="242424"/>
          <w:spacing w:val="-1"/>
          <w:kern w:val="0"/>
          <w:sz w:val="30"/>
          <w:szCs w:val="30"/>
          <w14:ligatures w14:val="none"/>
        </w:rPr>
        <w:lastRenderedPageBreak/>
        <w:t>track objects in real time, allowing for a wide range of use cases not only for Object detection models for other data science and ML projects.</w:t>
      </w:r>
    </w:p>
    <w:p w14:paraId="4A5CDCB0" w14:textId="77777777" w:rsidR="009B0C20" w:rsidRPr="009B0C20" w:rsidRDefault="009B0C20" w:rsidP="009B0C20">
      <w:pPr>
        <w:rPr>
          <w:rFonts w:ascii="Times New Roman" w:eastAsia="Times New Roman" w:hAnsi="Times New Roman" w:cs="Times New Roman"/>
          <w:kern w:val="0"/>
          <w14:ligatures w14:val="none"/>
        </w:rPr>
      </w:pPr>
    </w:p>
    <w:p w14:paraId="4FFFE4D1" w14:textId="2C0C7551" w:rsidR="009B0C20" w:rsidRDefault="009B0C20">
      <w:r>
        <w:t>(MISSING PART 5)</w:t>
      </w:r>
    </w:p>
    <w:p w14:paraId="62A38A7E" w14:textId="77777777" w:rsidR="009B0C20" w:rsidRDefault="009B0C20"/>
    <w:p w14:paraId="535D032F" w14:textId="77777777" w:rsidR="009B0C20" w:rsidRDefault="009B0C20"/>
    <w:p w14:paraId="7AB446D2" w14:textId="77777777" w:rsidR="009B0C20" w:rsidRPr="009B0C20" w:rsidRDefault="009B0C20" w:rsidP="009B0C20">
      <w:pPr>
        <w:shd w:val="clear" w:color="auto" w:fill="FFFFFF"/>
        <w:spacing w:before="514"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b/>
          <w:bCs/>
          <w:color w:val="242424"/>
          <w:spacing w:val="-1"/>
          <w:kern w:val="0"/>
          <w:sz w:val="30"/>
          <w:szCs w:val="30"/>
          <w14:ligatures w14:val="none"/>
        </w:rPr>
        <w:t xml:space="preserve">So, what is the solution for </w:t>
      </w:r>
      <w:proofErr w:type="gramStart"/>
      <w:r w:rsidRPr="009B0C20">
        <w:rPr>
          <w:rFonts w:ascii="Georgia" w:eastAsia="Times New Roman" w:hAnsi="Georgia" w:cs="Times New Roman"/>
          <w:b/>
          <w:bCs/>
          <w:color w:val="242424"/>
          <w:spacing w:val="-1"/>
          <w:kern w:val="0"/>
          <w:sz w:val="30"/>
          <w:szCs w:val="30"/>
          <w14:ligatures w14:val="none"/>
        </w:rPr>
        <w:t>this?..</w:t>
      </w:r>
      <w:proofErr w:type="gramEnd"/>
      <w:r w:rsidRPr="009B0C20">
        <w:rPr>
          <w:rFonts w:ascii="Georgia" w:eastAsia="Times New Roman" w:hAnsi="Georgia" w:cs="Times New Roman"/>
          <w:b/>
          <w:bCs/>
          <w:color w:val="242424"/>
          <w:spacing w:val="-1"/>
          <w:kern w:val="0"/>
          <w:sz w:val="30"/>
          <w:szCs w:val="30"/>
          <w14:ligatures w14:val="none"/>
        </w:rPr>
        <w:t> </w:t>
      </w:r>
      <w:r w:rsidRPr="009B0C20">
        <w:rPr>
          <w:rFonts w:ascii="Georgia" w:eastAsia="Times New Roman" w:hAnsi="Georgia" w:cs="Times New Roman"/>
          <w:color w:val="242424"/>
          <w:spacing w:val="-1"/>
          <w:kern w:val="0"/>
          <w:sz w:val="30"/>
          <w:szCs w:val="30"/>
          <w14:ligatures w14:val="none"/>
        </w:rPr>
        <w:t>You need to use the tool named</w:t>
      </w:r>
      <w:hyperlink r:id="rId58" w:tgtFrame="_blank" w:history="1">
        <w:r w:rsidRPr="009B0C20">
          <w:rPr>
            <w:rFonts w:ascii="Georgia" w:eastAsia="Times New Roman" w:hAnsi="Georgia" w:cs="Times New Roman"/>
            <w:color w:val="0000FF"/>
            <w:spacing w:val="-1"/>
            <w:kern w:val="0"/>
            <w:sz w:val="30"/>
            <w:szCs w:val="30"/>
            <w:u w:val="single"/>
            <w14:ligatures w14:val="none"/>
          </w:rPr>
          <w:t> streamlit-webrtc</w:t>
        </w:r>
      </w:hyperlink>
      <w:r w:rsidRPr="009B0C20">
        <w:rPr>
          <w:rFonts w:ascii="Georgia" w:eastAsia="Times New Roman" w:hAnsi="Georgia" w:cs="Times New Roman"/>
          <w:color w:val="242424"/>
          <w:spacing w:val="-1"/>
          <w:kern w:val="0"/>
          <w:sz w:val="30"/>
          <w:szCs w:val="30"/>
          <w14:ligatures w14:val="none"/>
        </w:rPr>
        <w:t> .</w:t>
      </w:r>
      <w:hyperlink r:id="rId59" w:tgtFrame="_blank" w:history="1">
        <w:r w:rsidRPr="009B0C20">
          <w:rPr>
            <w:rFonts w:ascii="Georgia" w:eastAsia="Times New Roman" w:hAnsi="Georgia" w:cs="Times New Roman"/>
            <w:color w:val="0000FF"/>
            <w:spacing w:val="-1"/>
            <w:kern w:val="0"/>
            <w:sz w:val="30"/>
            <w:szCs w:val="30"/>
            <w:u w:val="single"/>
            <w14:ligatures w14:val="none"/>
          </w:rPr>
          <w:t> streamlit-webrtc</w:t>
        </w:r>
      </w:hyperlink>
      <w:r w:rsidRPr="009B0C20">
        <w:rPr>
          <w:rFonts w:ascii="Georgia" w:eastAsia="Times New Roman" w:hAnsi="Georgia" w:cs="Times New Roman"/>
          <w:color w:val="242424"/>
          <w:spacing w:val="-1"/>
          <w:kern w:val="0"/>
          <w:sz w:val="30"/>
          <w:szCs w:val="30"/>
          <w14:ligatures w14:val="none"/>
        </w:rPr>
        <w:t>, is a component that enables Streamlit to handle real-time media streams over a network to solve this problem. In this part , I’ll also briefly introduce you to WebRTC (check out the article from the creator of the library</w:t>
      </w:r>
      <w:hyperlink r:id="rId60" w:tgtFrame="_blank" w:history="1">
        <w:r w:rsidRPr="009B0C20">
          <w:rPr>
            <w:rFonts w:ascii="Georgia" w:eastAsia="Times New Roman" w:hAnsi="Georgia" w:cs="Times New Roman"/>
            <w:color w:val="0000FF"/>
            <w:spacing w:val="-1"/>
            <w:kern w:val="0"/>
            <w:sz w:val="30"/>
            <w:szCs w:val="30"/>
            <w:u w:val="single"/>
            <w14:ligatures w14:val="none"/>
          </w:rPr>
          <w:t> article here</w:t>
        </w:r>
      </w:hyperlink>
      <w:r w:rsidRPr="009B0C20">
        <w:rPr>
          <w:rFonts w:ascii="Georgia" w:eastAsia="Times New Roman" w:hAnsi="Georgia" w:cs="Times New Roman"/>
          <w:color w:val="242424"/>
          <w:spacing w:val="-1"/>
          <w:kern w:val="0"/>
          <w:sz w:val="30"/>
          <w:szCs w:val="30"/>
          <w14:ligatures w14:val="none"/>
        </w:rPr>
        <w:t> for more in-depth info on WebRTC). If you want to jump right to playing with the component</w:t>
      </w:r>
      <w:hyperlink r:id="rId61" w:tgtFrame="_blank" w:history="1">
        <w:r w:rsidRPr="009B0C20">
          <w:rPr>
            <w:rFonts w:ascii="Georgia" w:eastAsia="Times New Roman" w:hAnsi="Georgia" w:cs="Times New Roman"/>
            <w:color w:val="0000FF"/>
            <w:spacing w:val="-1"/>
            <w:kern w:val="0"/>
            <w:sz w:val="30"/>
            <w:szCs w:val="30"/>
            <w:u w:val="single"/>
            <w14:ligatures w14:val="none"/>
          </w:rPr>
          <w:t> here is a sample</w:t>
        </w:r>
      </w:hyperlink>
      <w:r w:rsidRPr="009B0C20">
        <w:rPr>
          <w:rFonts w:ascii="Georgia" w:eastAsia="Times New Roman" w:hAnsi="Georgia" w:cs="Times New Roman"/>
          <w:color w:val="242424"/>
          <w:spacing w:val="-1"/>
          <w:kern w:val="0"/>
          <w:sz w:val="30"/>
          <w:szCs w:val="30"/>
          <w14:ligatures w14:val="none"/>
        </w:rPr>
        <w:t> app.</w:t>
      </w:r>
    </w:p>
    <w:p w14:paraId="710DCD63" w14:textId="77777777" w:rsidR="009B0C20" w:rsidRPr="009B0C20" w:rsidRDefault="009B0C20" w:rsidP="009B0C20">
      <w:pPr>
        <w:shd w:val="clear" w:color="auto" w:fill="FFFFFF"/>
        <w:spacing w:before="514"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Ready? Let’s dive in.</w:t>
      </w:r>
    </w:p>
    <w:p w14:paraId="398D4CC5" w14:textId="67DA42F1" w:rsidR="009B0C20" w:rsidRPr="009B0C20" w:rsidRDefault="009B0C20" w:rsidP="009B0C20">
      <w:pPr>
        <w:rPr>
          <w:rFonts w:ascii="Times New Roman" w:eastAsia="Times New Roman" w:hAnsi="Times New Roman" w:cs="Times New Roman"/>
          <w:kern w:val="0"/>
          <w14:ligatures w14:val="none"/>
        </w:rPr>
      </w:pPr>
      <w:r w:rsidRPr="009B0C20">
        <w:rPr>
          <w:rFonts w:ascii="Times New Roman" w:eastAsia="Times New Roman" w:hAnsi="Times New Roman" w:cs="Times New Roman"/>
          <w:kern w:val="0"/>
          <w14:ligatures w14:val="none"/>
        </w:rPr>
        <w:fldChar w:fldCharType="begin"/>
      </w:r>
      <w:r w:rsidRPr="009B0C20">
        <w:rPr>
          <w:rFonts w:ascii="Times New Roman" w:eastAsia="Times New Roman" w:hAnsi="Times New Roman" w:cs="Times New Roman"/>
          <w:kern w:val="0"/>
          <w14:ligatures w14:val="none"/>
        </w:rPr>
        <w:instrText xml:space="preserve"> INCLUDEPICTURE "https://miro.medium.com/v2/resize:fit:700/1*95ecoq3MhY2Nb0yOFDDcUQ.png" \* MERGEFORMATINET </w:instrText>
      </w:r>
      <w:r w:rsidRPr="009B0C20">
        <w:rPr>
          <w:rFonts w:ascii="Times New Roman" w:eastAsia="Times New Roman" w:hAnsi="Times New Roman" w:cs="Times New Roman"/>
          <w:kern w:val="0"/>
          <w14:ligatures w14:val="none"/>
        </w:rPr>
        <w:fldChar w:fldCharType="separate"/>
      </w:r>
      <w:r w:rsidRPr="009B0C20">
        <w:rPr>
          <w:rFonts w:ascii="Times New Roman" w:eastAsia="Times New Roman" w:hAnsi="Times New Roman" w:cs="Times New Roman"/>
          <w:noProof/>
          <w:kern w:val="0"/>
          <w14:ligatures w14:val="none"/>
        </w:rPr>
        <w:drawing>
          <wp:inline distT="0" distB="0" distL="0" distR="0" wp14:anchorId="75707E26" wp14:editId="01023F63">
            <wp:extent cx="5943600" cy="2187575"/>
            <wp:effectExtent l="0" t="0" r="0" b="0"/>
            <wp:docPr id="1229798578" name="Picture 39" descr="A yellow folder and a clou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798578" name="Picture 39" descr="A yellow folder and a cloud&#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187575"/>
                    </a:xfrm>
                    <a:prstGeom prst="rect">
                      <a:avLst/>
                    </a:prstGeom>
                    <a:noFill/>
                    <a:ln>
                      <a:noFill/>
                    </a:ln>
                  </pic:spPr>
                </pic:pic>
              </a:graphicData>
            </a:graphic>
          </wp:inline>
        </w:drawing>
      </w:r>
      <w:r w:rsidRPr="009B0C20">
        <w:rPr>
          <w:rFonts w:ascii="Times New Roman" w:eastAsia="Times New Roman" w:hAnsi="Times New Roman" w:cs="Times New Roman"/>
          <w:kern w:val="0"/>
          <w14:ligatures w14:val="none"/>
        </w:rPr>
        <w:fldChar w:fldCharType="end"/>
      </w:r>
    </w:p>
    <w:p w14:paraId="7CC6FA81" w14:textId="77777777" w:rsidR="009B0C20" w:rsidRPr="009B0C20" w:rsidRDefault="009B0C20" w:rsidP="009B0C20">
      <w:pPr>
        <w:shd w:val="clear" w:color="auto" w:fill="FFFFFF"/>
        <w:spacing w:before="468" w:line="450" w:lineRule="atLeast"/>
        <w:outlineLvl w:val="0"/>
        <w:rPr>
          <w:rFonts w:ascii="Helvetica Neue" w:eastAsia="Times New Roman" w:hAnsi="Helvetica Neue" w:cs="Times New Roman"/>
          <w:b/>
          <w:bCs/>
          <w:color w:val="242424"/>
          <w:spacing w:val="-4"/>
          <w:kern w:val="36"/>
          <w:sz w:val="36"/>
          <w:szCs w:val="36"/>
          <w14:ligatures w14:val="none"/>
        </w:rPr>
      </w:pPr>
      <w:r w:rsidRPr="009B0C20">
        <w:rPr>
          <w:rFonts w:ascii="Helvetica Neue" w:eastAsia="Times New Roman" w:hAnsi="Helvetica Neue" w:cs="Times New Roman"/>
          <w:b/>
          <w:bCs/>
          <w:color w:val="242424"/>
          <w:spacing w:val="-4"/>
          <w:kern w:val="36"/>
          <w:sz w:val="36"/>
          <w:szCs w:val="36"/>
          <w14:ligatures w14:val="none"/>
        </w:rPr>
        <w:t>The problem with existing approaches</w:t>
      </w:r>
    </w:p>
    <w:p w14:paraId="78851800" w14:textId="77777777" w:rsidR="009B0C20" w:rsidRPr="009B0C20" w:rsidRDefault="009B0C20" w:rsidP="009B0C20">
      <w:pPr>
        <w:shd w:val="clear" w:color="auto" w:fill="FFFFFF"/>
        <w:spacing w:before="226"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lastRenderedPageBreak/>
        <w:t>Streamlit is actively used by many developers and researchers to prototype apps backed with computer vision and machine learning models, but it can’t yet natively support real-time video processing.</w:t>
      </w:r>
    </w:p>
    <w:p w14:paraId="24F6C2D8" w14:textId="77777777" w:rsidR="009B0C20" w:rsidRPr="009B0C20" w:rsidRDefault="009B0C20" w:rsidP="009B0C20">
      <w:pPr>
        <w:shd w:val="clear" w:color="auto" w:fill="FFFFFF"/>
        <w:spacing w:before="514"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One existing approach to achieve real-time video processing with Streamlit is to use OpenCV to capture video streams. However, this only works when the Python process can access the video source — in other words, only when the camera is connected to the same host the app is running on.</w:t>
      </w:r>
    </w:p>
    <w:p w14:paraId="299DA246" w14:textId="77777777" w:rsidR="009B0C20" w:rsidRPr="009B0C20" w:rsidRDefault="009B0C20" w:rsidP="009B0C20">
      <w:pPr>
        <w:shd w:val="clear" w:color="auto" w:fill="FFFFFF"/>
        <w:spacing w:before="514"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Due to this limitation, there have always been problems with deploying the app to remote hosts and using it with video streams from local webcams. </w:t>
      </w:r>
      <w:r w:rsidRPr="009B0C20">
        <w:rPr>
          <w:rFonts w:ascii="Menlo" w:eastAsia="Times New Roman" w:hAnsi="Menlo" w:cs="Menlo"/>
          <w:color w:val="242424"/>
          <w:spacing w:val="-1"/>
          <w:kern w:val="0"/>
          <w:sz w:val="23"/>
          <w:szCs w:val="23"/>
          <w:shd w:val="clear" w:color="auto" w:fill="F2F2F2"/>
          <w14:ligatures w14:val="none"/>
        </w:rPr>
        <w:t>cv2.VideoCapture(0)</w:t>
      </w:r>
      <w:r w:rsidRPr="009B0C20">
        <w:rPr>
          <w:rFonts w:ascii="Georgia" w:eastAsia="Times New Roman" w:hAnsi="Georgia" w:cs="Times New Roman"/>
          <w:color w:val="242424"/>
          <w:spacing w:val="-1"/>
          <w:kern w:val="0"/>
          <w:sz w:val="30"/>
          <w:szCs w:val="30"/>
          <w14:ligatures w14:val="none"/>
        </w:rPr>
        <w:t> consumes a video stream from the first (indexed as 0) locally connected device, and when the app is hosted on a remote server, the video source is a camera device connected to the </w:t>
      </w:r>
      <w:r w:rsidRPr="009B0C20">
        <w:rPr>
          <w:rFonts w:ascii="Georgia" w:eastAsia="Times New Roman" w:hAnsi="Georgia" w:cs="Times New Roman"/>
          <w:i/>
          <w:iCs/>
          <w:color w:val="242424"/>
          <w:spacing w:val="-1"/>
          <w:kern w:val="0"/>
          <w:sz w:val="30"/>
          <w:szCs w:val="30"/>
          <w14:ligatures w14:val="none"/>
        </w:rPr>
        <w:t>server </w:t>
      </w:r>
      <w:r w:rsidRPr="009B0C20">
        <w:rPr>
          <w:rFonts w:ascii="Georgia" w:eastAsia="Times New Roman" w:hAnsi="Georgia" w:cs="Times New Roman"/>
          <w:color w:val="242424"/>
          <w:spacing w:val="-1"/>
          <w:kern w:val="0"/>
          <w:sz w:val="30"/>
          <w:szCs w:val="30"/>
          <w14:ligatures w14:val="none"/>
        </w:rPr>
        <w:t>- not a local webcam. In a Raspberry Pi we can confirm this running this command in the command line</w:t>
      </w:r>
      <w:r w:rsidRPr="009B0C20">
        <w:rPr>
          <w:rFonts w:ascii="Menlo" w:eastAsia="Times New Roman" w:hAnsi="Menlo" w:cs="Menlo"/>
          <w:color w:val="242424"/>
          <w:spacing w:val="-1"/>
          <w:kern w:val="0"/>
          <w:sz w:val="23"/>
          <w:szCs w:val="23"/>
          <w:shd w:val="clear" w:color="auto" w:fill="F2F2F2"/>
          <w14:ligatures w14:val="none"/>
        </w:rPr>
        <w:t>ls/dev/video*</w:t>
      </w:r>
      <w:r w:rsidRPr="009B0C20">
        <w:rPr>
          <w:rFonts w:ascii="Georgia" w:eastAsia="Times New Roman" w:hAnsi="Georgia" w:cs="Times New Roman"/>
          <w:color w:val="242424"/>
          <w:spacing w:val="-1"/>
          <w:kern w:val="0"/>
          <w:sz w:val="30"/>
          <w:szCs w:val="30"/>
          <w14:ligatures w14:val="none"/>
        </w:rPr>
        <w:t> .</w:t>
      </w:r>
    </w:p>
    <w:p w14:paraId="1F672E0D" w14:textId="77777777" w:rsidR="009B0C20" w:rsidRPr="009B0C20" w:rsidRDefault="009B0C20" w:rsidP="009B0C20">
      <w:pPr>
        <w:shd w:val="clear" w:color="auto" w:fill="FFFFFF"/>
        <w:spacing w:before="468" w:line="450" w:lineRule="atLeast"/>
        <w:outlineLvl w:val="0"/>
        <w:rPr>
          <w:rFonts w:ascii="Helvetica Neue" w:eastAsia="Times New Roman" w:hAnsi="Helvetica Neue" w:cs="Times New Roman"/>
          <w:b/>
          <w:bCs/>
          <w:color w:val="242424"/>
          <w:spacing w:val="-4"/>
          <w:kern w:val="36"/>
          <w:sz w:val="36"/>
          <w:szCs w:val="36"/>
          <w14:ligatures w14:val="none"/>
        </w:rPr>
      </w:pPr>
      <w:r w:rsidRPr="009B0C20">
        <w:rPr>
          <w:rFonts w:ascii="Helvetica Neue" w:eastAsia="Times New Roman" w:hAnsi="Helvetica Neue" w:cs="Times New Roman"/>
          <w:b/>
          <w:bCs/>
          <w:color w:val="242424"/>
          <w:spacing w:val="-4"/>
          <w:kern w:val="36"/>
          <w:sz w:val="36"/>
          <w:szCs w:val="36"/>
          <w14:ligatures w14:val="none"/>
        </w:rPr>
        <w:t>How WebRTC resolves this issue</w:t>
      </w:r>
    </w:p>
    <w:p w14:paraId="545E5B4C" w14:textId="77777777" w:rsidR="009B0C20" w:rsidRPr="009B0C20" w:rsidRDefault="009B0C20" w:rsidP="009B0C20">
      <w:pPr>
        <w:shd w:val="clear" w:color="auto" w:fill="FFFFFF"/>
        <w:spacing w:before="226"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WebRTC (Web Real-Time Communication) enables web servers and clients, including web browsers, to send and receive video, audio, and arbitrary data streams over the network with low latency.</w:t>
      </w:r>
    </w:p>
    <w:p w14:paraId="42E163C0" w14:textId="77777777" w:rsidR="009B0C20" w:rsidRPr="009B0C20" w:rsidRDefault="009B0C20" w:rsidP="009B0C20">
      <w:pPr>
        <w:shd w:val="clear" w:color="auto" w:fill="FFFFFF"/>
        <w:spacing w:before="514"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It is now supported by major browsers like Chrome, Firefox, and Safari, and its specs are open and standardized. Browser-based real-</w:t>
      </w:r>
      <w:r w:rsidRPr="009B0C20">
        <w:rPr>
          <w:rFonts w:ascii="Georgia" w:eastAsia="Times New Roman" w:hAnsi="Georgia" w:cs="Times New Roman"/>
          <w:color w:val="242424"/>
          <w:spacing w:val="-1"/>
          <w:kern w:val="0"/>
          <w:sz w:val="30"/>
          <w:szCs w:val="30"/>
          <w14:ligatures w14:val="none"/>
        </w:rPr>
        <w:lastRenderedPageBreak/>
        <w:t>time video chat apps like Google Meet are common examples of WebRTC usage.</w:t>
      </w:r>
    </w:p>
    <w:p w14:paraId="5BBCA13A" w14:textId="77777777" w:rsidR="009B0C20" w:rsidRPr="009B0C20" w:rsidRDefault="009B0C20" w:rsidP="009B0C20">
      <w:pPr>
        <w:shd w:val="clear" w:color="auto" w:fill="FFFFFF"/>
        <w:spacing w:before="514"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WebRTC extends Streamlit’s powerful capabilities to transmit video, audio, and arbitrary data streams between frontend and backend processes, like browser JavaScript and server-side Python.</w:t>
      </w:r>
    </w:p>
    <w:p w14:paraId="6E821E29" w14:textId="77777777" w:rsidR="009B0C20" w:rsidRPr="009B0C20" w:rsidRDefault="009B0C20" w:rsidP="009B0C20">
      <w:pPr>
        <w:shd w:val="clear" w:color="auto" w:fill="FFFFFF"/>
        <w:spacing w:before="514"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If you want to know more about these WebRTC concepts, read </w:t>
      </w:r>
      <w:hyperlink r:id="rId63" w:tgtFrame="_blank" w:history="1">
        <w:r w:rsidRPr="009B0C20">
          <w:rPr>
            <w:rFonts w:ascii="Georgia" w:eastAsia="Times New Roman" w:hAnsi="Georgia" w:cs="Times New Roman"/>
            <w:color w:val="0000FF"/>
            <w:spacing w:val="-1"/>
            <w:kern w:val="0"/>
            <w:sz w:val="30"/>
            <w:szCs w:val="30"/>
            <w:u w:val="single"/>
            <w14:ligatures w14:val="none"/>
          </w:rPr>
          <w:t>this article</w:t>
        </w:r>
      </w:hyperlink>
      <w:r w:rsidRPr="009B0C20">
        <w:rPr>
          <w:rFonts w:ascii="Georgia" w:eastAsia="Times New Roman" w:hAnsi="Georgia" w:cs="Times New Roman"/>
          <w:color w:val="242424"/>
          <w:spacing w:val="-1"/>
          <w:kern w:val="0"/>
          <w:sz w:val="30"/>
          <w:szCs w:val="30"/>
          <w14:ligatures w14:val="none"/>
        </w:rPr>
        <w:t>.</w:t>
      </w:r>
    </w:p>
    <w:p w14:paraId="10CC00E9" w14:textId="77777777" w:rsidR="009B0C20" w:rsidRPr="009B0C20" w:rsidRDefault="009B0C20" w:rsidP="009B0C20">
      <w:pPr>
        <w:shd w:val="clear" w:color="auto" w:fill="FFFFFF"/>
        <w:spacing w:before="514"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This tutorial will use Streamlit-WebRTC and Pytube.</w:t>
      </w:r>
    </w:p>
    <w:p w14:paraId="7D4BA16A" w14:textId="77777777" w:rsidR="009B0C20" w:rsidRPr="009B0C20" w:rsidRDefault="009B0C20" w:rsidP="009B0C20">
      <w:pPr>
        <w:shd w:val="clear" w:color="auto" w:fill="FFFFFF"/>
        <w:spacing w:before="468" w:line="450" w:lineRule="atLeast"/>
        <w:outlineLvl w:val="0"/>
        <w:rPr>
          <w:rFonts w:ascii="Helvetica Neue" w:eastAsia="Times New Roman" w:hAnsi="Helvetica Neue" w:cs="Times New Roman"/>
          <w:b/>
          <w:bCs/>
          <w:color w:val="242424"/>
          <w:spacing w:val="-4"/>
          <w:kern w:val="36"/>
          <w:sz w:val="36"/>
          <w:szCs w:val="36"/>
          <w14:ligatures w14:val="none"/>
        </w:rPr>
      </w:pPr>
      <w:r w:rsidRPr="009B0C20">
        <w:rPr>
          <w:rFonts w:ascii="Helvetica Neue" w:eastAsia="Times New Roman" w:hAnsi="Helvetica Neue" w:cs="Times New Roman"/>
          <w:b/>
          <w:bCs/>
          <w:color w:val="242424"/>
          <w:spacing w:val="-4"/>
          <w:kern w:val="36"/>
          <w:sz w:val="36"/>
          <w:szCs w:val="36"/>
          <w14:ligatures w14:val="none"/>
        </w:rPr>
        <w:t>Install dependencies</w:t>
      </w:r>
    </w:p>
    <w:p w14:paraId="597C573E" w14:textId="77777777" w:rsidR="009B0C20" w:rsidRPr="009B0C20" w:rsidRDefault="009B0C20" w:rsidP="009B0C20">
      <w:pPr>
        <w:shd w:val="clear" w:color="auto" w:fill="FFFFFF"/>
        <w:spacing w:before="226"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Install the necessary packages. Note that this tutorial work with the latest version of all libraries mentioned before but now that we have our project create a copy and in the requirements.txt file we will add the next lines:</w:t>
      </w:r>
    </w:p>
    <w:p w14:paraId="122BC968" w14:textId="77777777" w:rsidR="009B0C20" w:rsidRPr="009B0C20" w:rsidRDefault="009B0C20" w:rsidP="009B0C2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424"/>
          <w:kern w:val="0"/>
          <w:sz w:val="27"/>
          <w:szCs w:val="27"/>
          <w14:ligatures w14:val="none"/>
        </w:rPr>
      </w:pPr>
      <w:r w:rsidRPr="009B0C20">
        <w:rPr>
          <w:rFonts w:ascii="Menlo" w:eastAsia="Times New Roman" w:hAnsi="Menlo" w:cs="Menlo"/>
          <w:color w:val="643820"/>
          <w:spacing w:val="-5"/>
          <w:kern w:val="0"/>
          <w:sz w:val="21"/>
          <w:szCs w:val="21"/>
          <w14:ligatures w14:val="none"/>
        </w:rPr>
        <w:t>git+https://github.com/fullmakeralchemist/pytube/</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643820"/>
          <w:spacing w:val="-5"/>
          <w:kern w:val="0"/>
          <w:sz w:val="21"/>
          <w:szCs w:val="21"/>
          <w14:ligatures w14:val="none"/>
        </w:rPr>
        <w:t>git+https://github.com/gatagat/lap@new-packaging</w:t>
      </w:r>
      <w:r w:rsidRPr="009B0C20">
        <w:rPr>
          <w:rFonts w:ascii="Menlo" w:eastAsia="Times New Roman" w:hAnsi="Menlo" w:cs="Menlo"/>
          <w:color w:val="242424"/>
          <w:spacing w:val="-5"/>
          <w:kern w:val="0"/>
          <w:sz w:val="21"/>
          <w:szCs w:val="21"/>
          <w14:ligatures w14:val="none"/>
        </w:rPr>
        <w:br/>
        <w:t>streamlit==1.2.0</w:t>
      </w:r>
      <w:r w:rsidRPr="009B0C20">
        <w:rPr>
          <w:rFonts w:ascii="Menlo" w:eastAsia="Times New Roman" w:hAnsi="Menlo" w:cs="Menlo"/>
          <w:color w:val="242424"/>
          <w:spacing w:val="-5"/>
          <w:kern w:val="0"/>
          <w:sz w:val="21"/>
          <w:szCs w:val="21"/>
          <w14:ligatures w14:val="none"/>
        </w:rPr>
        <w:br/>
        <w:t>streamlit-webrtc==0.35.1</w:t>
      </w:r>
      <w:r w:rsidRPr="009B0C20">
        <w:rPr>
          <w:rFonts w:ascii="Menlo" w:eastAsia="Times New Roman" w:hAnsi="Menlo" w:cs="Menlo"/>
          <w:color w:val="242424"/>
          <w:spacing w:val="-5"/>
          <w:kern w:val="0"/>
          <w:sz w:val="21"/>
          <w:szCs w:val="21"/>
          <w14:ligatures w14:val="none"/>
        </w:rPr>
        <w:br/>
        <w:t>torch==2.0.1</w:t>
      </w:r>
      <w:r w:rsidRPr="009B0C20">
        <w:rPr>
          <w:rFonts w:ascii="Menlo" w:eastAsia="Times New Roman" w:hAnsi="Menlo" w:cs="Menlo"/>
          <w:color w:val="242424"/>
          <w:spacing w:val="-5"/>
          <w:kern w:val="0"/>
          <w:sz w:val="21"/>
          <w:szCs w:val="21"/>
          <w14:ligatures w14:val="none"/>
        </w:rPr>
        <w:br/>
        <w:t>ultralytics==8.0.150</w:t>
      </w:r>
    </w:p>
    <w:p w14:paraId="34DA5321" w14:textId="77777777" w:rsidR="009B0C20" w:rsidRPr="009B0C20" w:rsidRDefault="009B0C20" w:rsidP="009B0C20">
      <w:pPr>
        <w:shd w:val="clear" w:color="auto" w:fill="FFFFFF"/>
        <w:spacing w:before="514"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 xml:space="preserve">We will focus on the first line because in part 4 we made changes in one file from the library but how we can do that in Streamlit </w:t>
      </w:r>
      <w:r w:rsidRPr="009B0C20">
        <w:rPr>
          <w:rFonts w:ascii="Georgia" w:eastAsia="Times New Roman" w:hAnsi="Georgia" w:cs="Times New Roman"/>
          <w:color w:val="242424"/>
          <w:spacing w:val="-1"/>
          <w:kern w:val="0"/>
          <w:sz w:val="30"/>
          <w:szCs w:val="30"/>
          <w14:ligatures w14:val="none"/>
        </w:rPr>
        <w:lastRenderedPageBreak/>
        <w:t>deployment, unfortunately Streamlit share doesn’t have a terminal to work so how can we make changes in the library? I forked the repository of the library</w:t>
      </w:r>
    </w:p>
    <w:p w14:paraId="36B3E33E" w14:textId="00D79AB6" w:rsidR="009B0C20" w:rsidRPr="009B0C20" w:rsidRDefault="009B0C20" w:rsidP="009B0C20">
      <w:pPr>
        <w:rPr>
          <w:rFonts w:ascii="Times New Roman" w:eastAsia="Times New Roman" w:hAnsi="Times New Roman" w:cs="Times New Roman"/>
          <w:kern w:val="0"/>
          <w14:ligatures w14:val="none"/>
        </w:rPr>
      </w:pPr>
      <w:r w:rsidRPr="009B0C20">
        <w:rPr>
          <w:rFonts w:ascii="Times New Roman" w:eastAsia="Times New Roman" w:hAnsi="Times New Roman" w:cs="Times New Roman"/>
          <w:kern w:val="0"/>
          <w14:ligatures w14:val="none"/>
        </w:rPr>
        <w:fldChar w:fldCharType="begin"/>
      </w:r>
      <w:r w:rsidRPr="009B0C20">
        <w:rPr>
          <w:rFonts w:ascii="Times New Roman" w:eastAsia="Times New Roman" w:hAnsi="Times New Roman" w:cs="Times New Roman"/>
          <w:kern w:val="0"/>
          <w14:ligatures w14:val="none"/>
        </w:rPr>
        <w:instrText xml:space="preserve"> INCLUDEPICTURE "https://miro.medium.com/v2/resize:fit:700/1*TPunIKocyspsTodeGzEcPg.png" \* MERGEFORMATINET </w:instrText>
      </w:r>
      <w:r w:rsidRPr="009B0C20">
        <w:rPr>
          <w:rFonts w:ascii="Times New Roman" w:eastAsia="Times New Roman" w:hAnsi="Times New Roman" w:cs="Times New Roman"/>
          <w:kern w:val="0"/>
          <w14:ligatures w14:val="none"/>
        </w:rPr>
        <w:fldChar w:fldCharType="separate"/>
      </w:r>
      <w:r w:rsidRPr="009B0C20">
        <w:rPr>
          <w:rFonts w:ascii="Times New Roman" w:eastAsia="Times New Roman" w:hAnsi="Times New Roman" w:cs="Times New Roman"/>
          <w:noProof/>
          <w:kern w:val="0"/>
          <w14:ligatures w14:val="none"/>
        </w:rPr>
        <w:drawing>
          <wp:inline distT="0" distB="0" distL="0" distR="0" wp14:anchorId="77A47934" wp14:editId="4E466446">
            <wp:extent cx="5943600" cy="2187575"/>
            <wp:effectExtent l="0" t="0" r="0" b="0"/>
            <wp:docPr id="1907532518"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532518" name="Picture 38" descr="A screenshot of a computer&#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2187575"/>
                    </a:xfrm>
                    <a:prstGeom prst="rect">
                      <a:avLst/>
                    </a:prstGeom>
                    <a:noFill/>
                    <a:ln>
                      <a:noFill/>
                    </a:ln>
                  </pic:spPr>
                </pic:pic>
              </a:graphicData>
            </a:graphic>
          </wp:inline>
        </w:drawing>
      </w:r>
      <w:r w:rsidRPr="009B0C20">
        <w:rPr>
          <w:rFonts w:ascii="Times New Roman" w:eastAsia="Times New Roman" w:hAnsi="Times New Roman" w:cs="Times New Roman"/>
          <w:kern w:val="0"/>
          <w14:ligatures w14:val="none"/>
        </w:rPr>
        <w:fldChar w:fldCharType="end"/>
      </w:r>
    </w:p>
    <w:p w14:paraId="2E219B97" w14:textId="77777777" w:rsidR="009B0C20" w:rsidRPr="009B0C20" w:rsidRDefault="009B0C20" w:rsidP="009B0C20">
      <w:pPr>
        <w:shd w:val="clear" w:color="auto" w:fill="FFFFFF"/>
        <w:spacing w:before="514"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Once I had the fork in my github profile I look for the file Cipher.py and then cliked the edit file button to modify the line number 30 for:</w:t>
      </w:r>
      <w:r w:rsidRPr="009B0C20">
        <w:rPr>
          <w:rFonts w:ascii="Menlo" w:eastAsia="Times New Roman" w:hAnsi="Menlo" w:cs="Menlo"/>
          <w:color w:val="242424"/>
          <w:spacing w:val="-1"/>
          <w:kern w:val="0"/>
          <w:sz w:val="23"/>
          <w:szCs w:val="23"/>
          <w:shd w:val="clear" w:color="auto" w:fill="F2F2F2"/>
          <w14:ligatures w14:val="none"/>
        </w:rPr>
        <w:t>var_regex = re.compile(r"^\w+\W")</w:t>
      </w:r>
      <w:r w:rsidRPr="009B0C20">
        <w:rPr>
          <w:rFonts w:ascii="Georgia" w:eastAsia="Times New Roman" w:hAnsi="Georgia" w:cs="Times New Roman"/>
          <w:color w:val="242424"/>
          <w:spacing w:val="-1"/>
          <w:kern w:val="0"/>
          <w:sz w:val="30"/>
          <w:szCs w:val="30"/>
          <w14:ligatures w14:val="none"/>
        </w:rPr>
        <w:t> to </w:t>
      </w:r>
      <w:r w:rsidRPr="009B0C20">
        <w:rPr>
          <w:rFonts w:ascii="Menlo" w:eastAsia="Times New Roman" w:hAnsi="Menlo" w:cs="Menlo"/>
          <w:color w:val="242424"/>
          <w:spacing w:val="-1"/>
          <w:kern w:val="0"/>
          <w:sz w:val="23"/>
          <w:szCs w:val="23"/>
          <w:shd w:val="clear" w:color="auto" w:fill="F2F2F2"/>
          <w14:ligatures w14:val="none"/>
        </w:rPr>
        <w:t>var_regex = re.compile(r"^$*\w+\W")</w:t>
      </w:r>
      <w:r w:rsidRPr="009B0C20">
        <w:rPr>
          <w:rFonts w:ascii="Georgia" w:eastAsia="Times New Roman" w:hAnsi="Georgia" w:cs="Times New Roman"/>
          <w:color w:val="242424"/>
          <w:spacing w:val="-1"/>
          <w:kern w:val="0"/>
          <w:sz w:val="30"/>
          <w:szCs w:val="30"/>
          <w14:ligatures w14:val="none"/>
        </w:rPr>
        <w:t>. With this change we can save the file and add the url to the first line in the requirements.txt file.</w:t>
      </w:r>
    </w:p>
    <w:p w14:paraId="5A5AB011" w14:textId="46D6EBFC" w:rsidR="009B0C20" w:rsidRPr="009B0C20" w:rsidRDefault="009B0C20" w:rsidP="009B0C20">
      <w:pPr>
        <w:rPr>
          <w:rFonts w:ascii="Times New Roman" w:eastAsia="Times New Roman" w:hAnsi="Times New Roman" w:cs="Times New Roman"/>
          <w:kern w:val="0"/>
          <w14:ligatures w14:val="none"/>
        </w:rPr>
      </w:pPr>
      <w:r w:rsidRPr="009B0C20">
        <w:rPr>
          <w:rFonts w:ascii="Times New Roman" w:eastAsia="Times New Roman" w:hAnsi="Times New Roman" w:cs="Times New Roman"/>
          <w:kern w:val="0"/>
          <w14:ligatures w14:val="none"/>
        </w:rPr>
        <w:fldChar w:fldCharType="begin"/>
      </w:r>
      <w:r w:rsidRPr="009B0C20">
        <w:rPr>
          <w:rFonts w:ascii="Times New Roman" w:eastAsia="Times New Roman" w:hAnsi="Times New Roman" w:cs="Times New Roman"/>
          <w:kern w:val="0"/>
          <w14:ligatures w14:val="none"/>
        </w:rPr>
        <w:instrText xml:space="preserve"> INCLUDEPICTURE "https://miro.medium.com/v2/resize:fit:700/1*EBiGJg2HWYQf8mA2KsOvqQ.png" \* MERGEFORMATINET </w:instrText>
      </w:r>
      <w:r w:rsidRPr="009B0C20">
        <w:rPr>
          <w:rFonts w:ascii="Times New Roman" w:eastAsia="Times New Roman" w:hAnsi="Times New Roman" w:cs="Times New Roman"/>
          <w:kern w:val="0"/>
          <w14:ligatures w14:val="none"/>
        </w:rPr>
        <w:fldChar w:fldCharType="separate"/>
      </w:r>
      <w:r w:rsidRPr="009B0C20">
        <w:rPr>
          <w:rFonts w:ascii="Times New Roman" w:eastAsia="Times New Roman" w:hAnsi="Times New Roman" w:cs="Times New Roman"/>
          <w:noProof/>
          <w:kern w:val="0"/>
          <w14:ligatures w14:val="none"/>
        </w:rPr>
        <w:drawing>
          <wp:inline distT="0" distB="0" distL="0" distR="0" wp14:anchorId="7BCAB467" wp14:editId="7D81AAD1">
            <wp:extent cx="5943600" cy="2868930"/>
            <wp:effectExtent l="0" t="0" r="0" b="1270"/>
            <wp:docPr id="1801764463"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764463" name="Picture 37" descr="A screenshot of a computer&#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2868930"/>
                    </a:xfrm>
                    <a:prstGeom prst="rect">
                      <a:avLst/>
                    </a:prstGeom>
                    <a:noFill/>
                    <a:ln>
                      <a:noFill/>
                    </a:ln>
                  </pic:spPr>
                </pic:pic>
              </a:graphicData>
            </a:graphic>
          </wp:inline>
        </w:drawing>
      </w:r>
      <w:r w:rsidRPr="009B0C20">
        <w:rPr>
          <w:rFonts w:ascii="Times New Roman" w:eastAsia="Times New Roman" w:hAnsi="Times New Roman" w:cs="Times New Roman"/>
          <w:kern w:val="0"/>
          <w14:ligatures w14:val="none"/>
        </w:rPr>
        <w:fldChar w:fldCharType="end"/>
      </w:r>
    </w:p>
    <w:p w14:paraId="64216F90" w14:textId="77777777" w:rsidR="009B0C20" w:rsidRPr="009B0C20" w:rsidRDefault="009B0C20" w:rsidP="009B0C20">
      <w:pPr>
        <w:shd w:val="clear" w:color="auto" w:fill="FFFFFF"/>
        <w:spacing w:before="468" w:line="450" w:lineRule="atLeast"/>
        <w:outlineLvl w:val="0"/>
        <w:rPr>
          <w:rFonts w:ascii="Helvetica Neue" w:eastAsia="Times New Roman" w:hAnsi="Helvetica Neue" w:cs="Times New Roman"/>
          <w:b/>
          <w:bCs/>
          <w:color w:val="242424"/>
          <w:spacing w:val="-4"/>
          <w:kern w:val="36"/>
          <w:sz w:val="36"/>
          <w:szCs w:val="36"/>
          <w14:ligatures w14:val="none"/>
        </w:rPr>
      </w:pPr>
      <w:r w:rsidRPr="009B0C20">
        <w:rPr>
          <w:rFonts w:ascii="Helvetica Neue" w:eastAsia="Times New Roman" w:hAnsi="Helvetica Neue" w:cs="Times New Roman"/>
          <w:b/>
          <w:bCs/>
          <w:color w:val="242424"/>
          <w:spacing w:val="-4"/>
          <w:kern w:val="36"/>
          <w:sz w:val="36"/>
          <w:szCs w:val="36"/>
          <w14:ligatures w14:val="none"/>
        </w:rPr>
        <w:lastRenderedPageBreak/>
        <w:t>The changes in the code of OpenCV to </w:t>
      </w:r>
      <w:r w:rsidRPr="009B0C20">
        <w:rPr>
          <w:rFonts w:ascii="Menlo" w:eastAsia="Times New Roman" w:hAnsi="Menlo" w:cs="Menlo"/>
          <w:color w:val="242424"/>
          <w:spacing w:val="-4"/>
          <w:kern w:val="36"/>
          <w:sz w:val="27"/>
          <w:szCs w:val="27"/>
          <w:shd w:val="clear" w:color="auto" w:fill="F2F2F2"/>
          <w14:ligatures w14:val="none"/>
        </w:rPr>
        <w:t>streamlit-webrtc</w:t>
      </w:r>
    </w:p>
    <w:p w14:paraId="71C1DD06" w14:textId="77777777" w:rsidR="009B0C20" w:rsidRPr="009B0C20" w:rsidRDefault="009B0C20" w:rsidP="009B0C20">
      <w:pPr>
        <w:shd w:val="clear" w:color="auto" w:fill="FFFFFF"/>
        <w:spacing w:before="468" w:line="450" w:lineRule="atLeast"/>
        <w:outlineLvl w:val="0"/>
        <w:rPr>
          <w:rFonts w:ascii="Helvetica Neue" w:eastAsia="Times New Roman" w:hAnsi="Helvetica Neue" w:cs="Times New Roman"/>
          <w:b/>
          <w:bCs/>
          <w:color w:val="242424"/>
          <w:spacing w:val="-4"/>
          <w:kern w:val="36"/>
          <w:sz w:val="36"/>
          <w:szCs w:val="36"/>
          <w14:ligatures w14:val="none"/>
        </w:rPr>
      </w:pPr>
      <w:r w:rsidRPr="009B0C20">
        <w:rPr>
          <w:rFonts w:ascii="Helvetica Neue" w:eastAsia="Times New Roman" w:hAnsi="Helvetica Neue" w:cs="Times New Roman"/>
          <w:b/>
          <w:bCs/>
          <w:color w:val="242424"/>
          <w:spacing w:val="-4"/>
          <w:kern w:val="36"/>
          <w:sz w:val="36"/>
          <w:szCs w:val="36"/>
          <w14:ligatures w14:val="none"/>
        </w:rPr>
        <w:t>The advantages of web-based apps</w:t>
      </w:r>
    </w:p>
    <w:p w14:paraId="354916BB" w14:textId="77777777" w:rsidR="009B0C20" w:rsidRPr="009B0C20" w:rsidRDefault="009B0C20" w:rsidP="009B0C20">
      <w:pPr>
        <w:shd w:val="clear" w:color="auto" w:fill="FFFFFF"/>
        <w:spacing w:before="226"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We have been typically using OpenCV to build real-time demo apps of image or video processing. Some of you may have seen the following code or similar many times.</w:t>
      </w:r>
    </w:p>
    <w:p w14:paraId="4FF9DED2" w14:textId="77777777" w:rsidR="009B0C20" w:rsidRPr="009B0C20" w:rsidRDefault="009B0C20" w:rsidP="009B0C2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424"/>
          <w:kern w:val="0"/>
          <w:sz w:val="27"/>
          <w:szCs w:val="27"/>
          <w14:ligatures w14:val="none"/>
        </w:rPr>
      </w:pPr>
      <w:r w:rsidRPr="009B0C20">
        <w:rPr>
          <w:rFonts w:ascii="Menlo" w:eastAsia="Times New Roman" w:hAnsi="Menlo" w:cs="Menlo"/>
          <w:color w:val="AA0D91"/>
          <w:spacing w:val="-5"/>
          <w:kern w:val="0"/>
          <w:sz w:val="21"/>
          <w:szCs w:val="21"/>
          <w14:ligatures w14:val="none"/>
        </w:rPr>
        <w:t>import</w:t>
      </w:r>
      <w:r w:rsidRPr="009B0C20">
        <w:rPr>
          <w:rFonts w:ascii="Menlo" w:eastAsia="Times New Roman" w:hAnsi="Menlo" w:cs="Menlo"/>
          <w:color w:val="242424"/>
          <w:spacing w:val="-5"/>
          <w:kern w:val="0"/>
          <w:sz w:val="21"/>
          <w:szCs w:val="21"/>
          <w14:ligatures w14:val="none"/>
        </w:rPr>
        <w:t xml:space="preserve"> cv2</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242424"/>
          <w:spacing w:val="-5"/>
          <w:kern w:val="0"/>
          <w:sz w:val="21"/>
          <w:szCs w:val="21"/>
          <w14:ligatures w14:val="none"/>
        </w:rPr>
        <w:br/>
        <w:t>cap = cv2.VideoCapture(</w:t>
      </w:r>
      <w:r w:rsidRPr="009B0C20">
        <w:rPr>
          <w:rFonts w:ascii="Menlo" w:eastAsia="Times New Roman" w:hAnsi="Menlo" w:cs="Menlo"/>
          <w:color w:val="1C00CF"/>
          <w:spacing w:val="-5"/>
          <w:kern w:val="0"/>
          <w:sz w:val="21"/>
          <w:szCs w:val="21"/>
          <w14:ligatures w14:val="none"/>
        </w:rPr>
        <w:t>0</w:t>
      </w:r>
      <w:r w:rsidRPr="009B0C20">
        <w:rPr>
          <w:rFonts w:ascii="Menlo" w:eastAsia="Times New Roman" w:hAnsi="Menlo" w:cs="Menlo"/>
          <w:color w:val="242424"/>
          <w:spacing w:val="-5"/>
          <w:kern w:val="0"/>
          <w:sz w:val="21"/>
          <w:szCs w:val="21"/>
          <w14:ligatures w14:val="none"/>
        </w:rPr>
        <w:t>)</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AA0D91"/>
          <w:spacing w:val="-5"/>
          <w:kern w:val="0"/>
          <w:sz w:val="21"/>
          <w:szCs w:val="21"/>
          <w14:ligatures w14:val="none"/>
        </w:rPr>
        <w:t>while</w:t>
      </w:r>
      <w:r w:rsidRPr="009B0C20">
        <w:rPr>
          <w:rFonts w:ascii="Menlo" w:eastAsia="Times New Roman" w:hAnsi="Menlo" w:cs="Menlo"/>
          <w:color w:val="242424"/>
          <w:spacing w:val="-5"/>
          <w:kern w:val="0"/>
          <w:sz w:val="21"/>
          <w:szCs w:val="21"/>
          <w14:ligatures w14:val="none"/>
        </w:rPr>
        <w:t xml:space="preserve"> </w:t>
      </w:r>
      <w:r w:rsidRPr="009B0C20">
        <w:rPr>
          <w:rFonts w:ascii="Menlo" w:eastAsia="Times New Roman" w:hAnsi="Menlo" w:cs="Menlo"/>
          <w:color w:val="AA0D91"/>
          <w:spacing w:val="-5"/>
          <w:kern w:val="0"/>
          <w:sz w:val="21"/>
          <w:szCs w:val="21"/>
          <w14:ligatures w14:val="none"/>
        </w:rPr>
        <w:t>True</w:t>
      </w:r>
      <w:r w:rsidRPr="009B0C20">
        <w:rPr>
          <w:rFonts w:ascii="Menlo" w:eastAsia="Times New Roman" w:hAnsi="Menlo" w:cs="Menlo"/>
          <w:color w:val="242424"/>
          <w:spacing w:val="-5"/>
          <w:kern w:val="0"/>
          <w:sz w:val="21"/>
          <w:szCs w:val="21"/>
          <w14:ligatures w14:val="none"/>
        </w:rPr>
        <w:t>:</w:t>
      </w:r>
      <w:r w:rsidRPr="009B0C20">
        <w:rPr>
          <w:rFonts w:ascii="Menlo" w:eastAsia="Times New Roman" w:hAnsi="Menlo" w:cs="Menlo"/>
          <w:color w:val="242424"/>
          <w:spacing w:val="-5"/>
          <w:kern w:val="0"/>
          <w:sz w:val="21"/>
          <w:szCs w:val="21"/>
          <w14:ligatures w14:val="none"/>
        </w:rPr>
        <w:br/>
        <w:t xml:space="preserve">    ret, frame = cap.read()</w:t>
      </w:r>
      <w:r w:rsidRPr="009B0C20">
        <w:rPr>
          <w:rFonts w:ascii="Menlo" w:eastAsia="Times New Roman" w:hAnsi="Menlo" w:cs="Menlo"/>
          <w:color w:val="242424"/>
          <w:spacing w:val="-5"/>
          <w:kern w:val="0"/>
          <w:sz w:val="21"/>
          <w:szCs w:val="21"/>
          <w14:ligatures w14:val="none"/>
        </w:rPr>
        <w:br/>
        <w:t xml:space="preserve">    img = cv2.Canny(frame, </w:t>
      </w:r>
      <w:r w:rsidRPr="009B0C20">
        <w:rPr>
          <w:rFonts w:ascii="Menlo" w:eastAsia="Times New Roman" w:hAnsi="Menlo" w:cs="Menlo"/>
          <w:color w:val="1C00CF"/>
          <w:spacing w:val="-5"/>
          <w:kern w:val="0"/>
          <w:sz w:val="21"/>
          <w:szCs w:val="21"/>
          <w14:ligatures w14:val="none"/>
        </w:rPr>
        <w:t>100</w:t>
      </w:r>
      <w:r w:rsidRPr="009B0C20">
        <w:rPr>
          <w:rFonts w:ascii="Menlo" w:eastAsia="Times New Roman" w:hAnsi="Menlo" w:cs="Menlo"/>
          <w:color w:val="242424"/>
          <w:spacing w:val="-5"/>
          <w:kern w:val="0"/>
          <w:sz w:val="21"/>
          <w:szCs w:val="21"/>
          <w14:ligatures w14:val="none"/>
        </w:rPr>
        <w:t xml:space="preserve">, </w:t>
      </w:r>
      <w:r w:rsidRPr="009B0C20">
        <w:rPr>
          <w:rFonts w:ascii="Menlo" w:eastAsia="Times New Roman" w:hAnsi="Menlo" w:cs="Menlo"/>
          <w:color w:val="1C00CF"/>
          <w:spacing w:val="-5"/>
          <w:kern w:val="0"/>
          <w:sz w:val="21"/>
          <w:szCs w:val="21"/>
          <w14:ligatures w14:val="none"/>
        </w:rPr>
        <w:t>200</w:t>
      </w:r>
      <w:r w:rsidRPr="009B0C20">
        <w:rPr>
          <w:rFonts w:ascii="Menlo" w:eastAsia="Times New Roman" w:hAnsi="Menlo" w:cs="Menlo"/>
          <w:color w:val="242424"/>
          <w:spacing w:val="-5"/>
          <w:kern w:val="0"/>
          <w:sz w:val="21"/>
          <w:szCs w:val="21"/>
          <w14:ligatures w14:val="none"/>
        </w:rPr>
        <w:t xml:space="preserve">)  </w:t>
      </w:r>
      <w:r w:rsidRPr="009B0C20">
        <w:rPr>
          <w:rFonts w:ascii="Menlo" w:eastAsia="Times New Roman" w:hAnsi="Menlo" w:cs="Menlo"/>
          <w:color w:val="007400"/>
          <w:spacing w:val="-5"/>
          <w:kern w:val="0"/>
          <w:sz w:val="21"/>
          <w:szCs w:val="21"/>
          <w14:ligatures w14:val="none"/>
        </w:rPr>
        <w:t># Some image processing</w:t>
      </w:r>
      <w:r w:rsidRPr="009B0C20">
        <w:rPr>
          <w:rFonts w:ascii="Menlo" w:eastAsia="Times New Roman" w:hAnsi="Menlo" w:cs="Menlo"/>
          <w:color w:val="242424"/>
          <w:spacing w:val="-5"/>
          <w:kern w:val="0"/>
          <w:sz w:val="21"/>
          <w:szCs w:val="21"/>
          <w14:ligatures w14:val="none"/>
        </w:rPr>
        <w:br/>
        <w:t xml:space="preserve">    cv2.imshow(</w:t>
      </w:r>
      <w:r w:rsidRPr="009B0C20">
        <w:rPr>
          <w:rFonts w:ascii="Menlo" w:eastAsia="Times New Roman" w:hAnsi="Menlo" w:cs="Menlo"/>
          <w:color w:val="C41A16"/>
          <w:spacing w:val="-5"/>
          <w:kern w:val="0"/>
          <w:sz w:val="21"/>
          <w:szCs w:val="21"/>
          <w14:ligatures w14:val="none"/>
        </w:rPr>
        <w:t>'frame'</w:t>
      </w:r>
      <w:r w:rsidRPr="009B0C20">
        <w:rPr>
          <w:rFonts w:ascii="Menlo" w:eastAsia="Times New Roman" w:hAnsi="Menlo" w:cs="Menlo"/>
          <w:color w:val="242424"/>
          <w:spacing w:val="-5"/>
          <w:kern w:val="0"/>
          <w:sz w:val="21"/>
          <w:szCs w:val="21"/>
          <w14:ligatures w14:val="none"/>
        </w:rPr>
        <w:t>, img)</w:t>
      </w:r>
      <w:r w:rsidRPr="009B0C20">
        <w:rPr>
          <w:rFonts w:ascii="Menlo" w:eastAsia="Times New Roman" w:hAnsi="Menlo" w:cs="Menlo"/>
          <w:color w:val="242424"/>
          <w:spacing w:val="-5"/>
          <w:kern w:val="0"/>
          <w:sz w:val="21"/>
          <w:szCs w:val="21"/>
          <w14:ligatures w14:val="none"/>
        </w:rPr>
        <w:br/>
        <w:t xml:space="preserve">    </w:t>
      </w:r>
      <w:r w:rsidRPr="009B0C20">
        <w:rPr>
          <w:rFonts w:ascii="Menlo" w:eastAsia="Times New Roman" w:hAnsi="Menlo" w:cs="Menlo"/>
          <w:color w:val="AA0D91"/>
          <w:spacing w:val="-5"/>
          <w:kern w:val="0"/>
          <w:sz w:val="21"/>
          <w:szCs w:val="21"/>
          <w14:ligatures w14:val="none"/>
        </w:rPr>
        <w:t>if</w:t>
      </w:r>
      <w:r w:rsidRPr="009B0C20">
        <w:rPr>
          <w:rFonts w:ascii="Menlo" w:eastAsia="Times New Roman" w:hAnsi="Menlo" w:cs="Menlo"/>
          <w:color w:val="242424"/>
          <w:spacing w:val="-5"/>
          <w:kern w:val="0"/>
          <w:sz w:val="21"/>
          <w:szCs w:val="21"/>
          <w14:ligatures w14:val="none"/>
        </w:rPr>
        <w:t xml:space="preserve"> cv2.waitKey(</w:t>
      </w:r>
      <w:r w:rsidRPr="009B0C20">
        <w:rPr>
          <w:rFonts w:ascii="Menlo" w:eastAsia="Times New Roman" w:hAnsi="Menlo" w:cs="Menlo"/>
          <w:color w:val="1C00CF"/>
          <w:spacing w:val="-5"/>
          <w:kern w:val="0"/>
          <w:sz w:val="21"/>
          <w:szCs w:val="21"/>
          <w14:ligatures w14:val="none"/>
        </w:rPr>
        <w:t>1</w:t>
      </w:r>
      <w:r w:rsidRPr="009B0C20">
        <w:rPr>
          <w:rFonts w:ascii="Menlo" w:eastAsia="Times New Roman" w:hAnsi="Menlo" w:cs="Menlo"/>
          <w:color w:val="242424"/>
          <w:spacing w:val="-5"/>
          <w:kern w:val="0"/>
          <w:sz w:val="21"/>
          <w:szCs w:val="21"/>
          <w14:ligatures w14:val="none"/>
        </w:rPr>
        <w:t xml:space="preserve">) &amp; </w:t>
      </w:r>
      <w:r w:rsidRPr="009B0C20">
        <w:rPr>
          <w:rFonts w:ascii="Menlo" w:eastAsia="Times New Roman" w:hAnsi="Menlo" w:cs="Menlo"/>
          <w:color w:val="1C00CF"/>
          <w:spacing w:val="-5"/>
          <w:kern w:val="0"/>
          <w:sz w:val="21"/>
          <w:szCs w:val="21"/>
          <w14:ligatures w14:val="none"/>
        </w:rPr>
        <w:t>0xFF</w:t>
      </w:r>
      <w:r w:rsidRPr="009B0C20">
        <w:rPr>
          <w:rFonts w:ascii="Menlo" w:eastAsia="Times New Roman" w:hAnsi="Menlo" w:cs="Menlo"/>
          <w:color w:val="242424"/>
          <w:spacing w:val="-5"/>
          <w:kern w:val="0"/>
          <w:sz w:val="21"/>
          <w:szCs w:val="21"/>
          <w14:ligatures w14:val="none"/>
        </w:rPr>
        <w:t xml:space="preserve"> == </w:t>
      </w:r>
      <w:r w:rsidRPr="009B0C20">
        <w:rPr>
          <w:rFonts w:ascii="Menlo" w:eastAsia="Times New Roman" w:hAnsi="Menlo" w:cs="Menlo"/>
          <w:color w:val="5C2699"/>
          <w:spacing w:val="-5"/>
          <w:kern w:val="0"/>
          <w:sz w:val="21"/>
          <w:szCs w:val="21"/>
          <w14:ligatures w14:val="none"/>
        </w:rPr>
        <w:t>ord</w:t>
      </w:r>
      <w:r w:rsidRPr="009B0C20">
        <w:rPr>
          <w:rFonts w:ascii="Menlo" w:eastAsia="Times New Roman" w:hAnsi="Menlo" w:cs="Menlo"/>
          <w:color w:val="242424"/>
          <w:spacing w:val="-5"/>
          <w:kern w:val="0"/>
          <w:sz w:val="21"/>
          <w:szCs w:val="21"/>
          <w14:ligatures w14:val="none"/>
        </w:rPr>
        <w:t>(</w:t>
      </w:r>
      <w:r w:rsidRPr="009B0C20">
        <w:rPr>
          <w:rFonts w:ascii="Menlo" w:eastAsia="Times New Roman" w:hAnsi="Menlo" w:cs="Menlo"/>
          <w:color w:val="C41A16"/>
          <w:spacing w:val="-5"/>
          <w:kern w:val="0"/>
          <w:sz w:val="21"/>
          <w:szCs w:val="21"/>
          <w14:ligatures w14:val="none"/>
        </w:rPr>
        <w:t>'q'</w:t>
      </w:r>
      <w:r w:rsidRPr="009B0C20">
        <w:rPr>
          <w:rFonts w:ascii="Menlo" w:eastAsia="Times New Roman" w:hAnsi="Menlo" w:cs="Menlo"/>
          <w:color w:val="242424"/>
          <w:spacing w:val="-5"/>
          <w:kern w:val="0"/>
          <w:sz w:val="21"/>
          <w:szCs w:val="21"/>
          <w14:ligatures w14:val="none"/>
        </w:rPr>
        <w:t>):</w:t>
      </w:r>
      <w:r w:rsidRPr="009B0C20">
        <w:rPr>
          <w:rFonts w:ascii="Menlo" w:eastAsia="Times New Roman" w:hAnsi="Menlo" w:cs="Menlo"/>
          <w:color w:val="242424"/>
          <w:spacing w:val="-5"/>
          <w:kern w:val="0"/>
          <w:sz w:val="21"/>
          <w:szCs w:val="21"/>
          <w14:ligatures w14:val="none"/>
        </w:rPr>
        <w:br/>
        <w:t xml:space="preserve">        </w:t>
      </w:r>
      <w:r w:rsidRPr="009B0C20">
        <w:rPr>
          <w:rFonts w:ascii="Menlo" w:eastAsia="Times New Roman" w:hAnsi="Menlo" w:cs="Menlo"/>
          <w:color w:val="AA0D91"/>
          <w:spacing w:val="-5"/>
          <w:kern w:val="0"/>
          <w:sz w:val="21"/>
          <w:szCs w:val="21"/>
          <w14:ligatures w14:val="none"/>
        </w:rPr>
        <w:t>break</w:t>
      </w:r>
      <w:r w:rsidRPr="009B0C20">
        <w:rPr>
          <w:rFonts w:ascii="Menlo" w:eastAsia="Times New Roman" w:hAnsi="Menlo" w:cs="Menlo"/>
          <w:color w:val="242424"/>
          <w:spacing w:val="-5"/>
          <w:kern w:val="0"/>
          <w:sz w:val="21"/>
          <w:szCs w:val="21"/>
          <w14:ligatures w14:val="none"/>
        </w:rPr>
        <w:br/>
        <w:t>cap.release()</w:t>
      </w:r>
      <w:r w:rsidRPr="009B0C20">
        <w:rPr>
          <w:rFonts w:ascii="Menlo" w:eastAsia="Times New Roman" w:hAnsi="Menlo" w:cs="Menlo"/>
          <w:color w:val="242424"/>
          <w:spacing w:val="-5"/>
          <w:kern w:val="0"/>
          <w:sz w:val="21"/>
          <w:szCs w:val="21"/>
          <w14:ligatures w14:val="none"/>
        </w:rPr>
        <w:br/>
        <w:t>cv2.destroyAllWindows()</w:t>
      </w:r>
    </w:p>
    <w:p w14:paraId="3FE604CB" w14:textId="77777777" w:rsidR="009B0C20" w:rsidRPr="009B0C20" w:rsidRDefault="009B0C20" w:rsidP="009B0C20">
      <w:pPr>
        <w:shd w:val="clear" w:color="auto" w:fill="FFFFFF"/>
        <w:spacing w:before="514"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Compared to the GUI apps like above using </w:t>
      </w:r>
      <w:r w:rsidRPr="009B0C20">
        <w:rPr>
          <w:rFonts w:ascii="Menlo" w:eastAsia="Times New Roman" w:hAnsi="Menlo" w:cs="Menlo"/>
          <w:color w:val="242424"/>
          <w:spacing w:val="-1"/>
          <w:kern w:val="0"/>
          <w:sz w:val="23"/>
          <w:szCs w:val="23"/>
          <w:shd w:val="clear" w:color="auto" w:fill="F2F2F2"/>
          <w14:ligatures w14:val="none"/>
        </w:rPr>
        <w:t>cv2.VideoCapture</w:t>
      </w:r>
      <w:r w:rsidRPr="009B0C20">
        <w:rPr>
          <w:rFonts w:ascii="Georgia" w:eastAsia="Times New Roman" w:hAnsi="Georgia" w:cs="Times New Roman"/>
          <w:color w:val="242424"/>
          <w:spacing w:val="-1"/>
          <w:kern w:val="0"/>
          <w:sz w:val="30"/>
          <w:szCs w:val="30"/>
          <w14:ligatures w14:val="none"/>
        </w:rPr>
        <w:t> and </w:t>
      </w:r>
      <w:r w:rsidRPr="009B0C20">
        <w:rPr>
          <w:rFonts w:ascii="Menlo" w:eastAsia="Times New Roman" w:hAnsi="Menlo" w:cs="Menlo"/>
          <w:color w:val="242424"/>
          <w:spacing w:val="-1"/>
          <w:kern w:val="0"/>
          <w:sz w:val="23"/>
          <w:szCs w:val="23"/>
          <w:shd w:val="clear" w:color="auto" w:fill="F2F2F2"/>
          <w14:ligatures w14:val="none"/>
        </w:rPr>
        <w:t>cv2.imshow</w:t>
      </w:r>
      <w:r w:rsidRPr="009B0C20">
        <w:rPr>
          <w:rFonts w:ascii="Georgia" w:eastAsia="Times New Roman" w:hAnsi="Georgia" w:cs="Times New Roman"/>
          <w:color w:val="242424"/>
          <w:spacing w:val="-1"/>
          <w:kern w:val="0"/>
          <w:sz w:val="30"/>
          <w:szCs w:val="30"/>
          <w14:ligatures w14:val="none"/>
        </w:rPr>
        <w:t> that run on local environments, web-based apps have some advantages like below.</w:t>
      </w:r>
    </w:p>
    <w:p w14:paraId="7652A5CD" w14:textId="77777777" w:rsidR="009B0C20" w:rsidRPr="009B0C20" w:rsidRDefault="009B0C20" w:rsidP="009B0C20">
      <w:pPr>
        <w:shd w:val="clear" w:color="auto" w:fill="FFFFFF"/>
        <w:spacing w:before="514"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Easy to share and run:</w:t>
      </w:r>
    </w:p>
    <w:p w14:paraId="5BAFA34E" w14:textId="77777777" w:rsidR="009B0C20" w:rsidRPr="009B0C20" w:rsidRDefault="009B0C20" w:rsidP="009B0C20">
      <w:pPr>
        <w:numPr>
          <w:ilvl w:val="0"/>
          <w:numId w:val="2"/>
        </w:numPr>
        <w:shd w:val="clear" w:color="auto" w:fill="FFFFFF"/>
        <w:spacing w:before="514" w:line="480" w:lineRule="atLeast"/>
        <w:ind w:left="1170"/>
        <w:rPr>
          <w:rFonts w:ascii="Georgia" w:eastAsia="Times New Roman" w:hAnsi="Georgia" w:cs="Segoe UI"/>
          <w:color w:val="242424"/>
          <w:spacing w:val="-1"/>
          <w:kern w:val="0"/>
          <w:sz w:val="30"/>
          <w:szCs w:val="30"/>
          <w14:ligatures w14:val="none"/>
        </w:rPr>
      </w:pPr>
      <w:r w:rsidRPr="009B0C20">
        <w:rPr>
          <w:rFonts w:ascii="Georgia" w:eastAsia="Times New Roman" w:hAnsi="Georgia" w:cs="Segoe UI"/>
          <w:color w:val="242424"/>
          <w:spacing w:val="-1"/>
          <w:kern w:val="0"/>
          <w:sz w:val="30"/>
          <w:szCs w:val="30"/>
          <w14:ligatures w14:val="none"/>
        </w:rPr>
        <w:t>If we deploy the apps on the cloud, we can share the apps with our users simply by sending the URLs.</w:t>
      </w:r>
    </w:p>
    <w:p w14:paraId="7C18CE82" w14:textId="77777777" w:rsidR="009B0C20" w:rsidRPr="009B0C20" w:rsidRDefault="009B0C20" w:rsidP="009B0C20">
      <w:pPr>
        <w:numPr>
          <w:ilvl w:val="0"/>
          <w:numId w:val="2"/>
        </w:numPr>
        <w:shd w:val="clear" w:color="auto" w:fill="FFFFFF"/>
        <w:spacing w:before="274" w:line="480" w:lineRule="atLeast"/>
        <w:ind w:left="1170"/>
        <w:rPr>
          <w:rFonts w:ascii="Georgia" w:eastAsia="Times New Roman" w:hAnsi="Georgia" w:cs="Segoe UI"/>
          <w:color w:val="242424"/>
          <w:spacing w:val="-1"/>
          <w:kern w:val="0"/>
          <w:sz w:val="30"/>
          <w:szCs w:val="30"/>
          <w14:ligatures w14:val="none"/>
        </w:rPr>
      </w:pPr>
      <w:r w:rsidRPr="009B0C20">
        <w:rPr>
          <w:rFonts w:ascii="Georgia" w:eastAsia="Times New Roman" w:hAnsi="Georgia" w:cs="Segoe UI"/>
          <w:color w:val="242424"/>
          <w:spacing w:val="-1"/>
          <w:kern w:val="0"/>
          <w:sz w:val="30"/>
          <w:szCs w:val="30"/>
          <w14:ligatures w14:val="none"/>
        </w:rPr>
        <w:lastRenderedPageBreak/>
        <w:t>The users can use the apps only by accessing them through web browsers. It does not require any set-ups or external dependencies.</w:t>
      </w:r>
    </w:p>
    <w:p w14:paraId="5EB755FF" w14:textId="77777777" w:rsidR="009B0C20" w:rsidRPr="009B0C20" w:rsidRDefault="009B0C20" w:rsidP="009B0C20">
      <w:pPr>
        <w:shd w:val="clear" w:color="auto" w:fill="FFFFFF"/>
        <w:spacing w:before="514"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Usable on smartphones:</w:t>
      </w:r>
    </w:p>
    <w:p w14:paraId="3A6B12BF" w14:textId="77777777" w:rsidR="009B0C20" w:rsidRPr="009B0C20" w:rsidRDefault="009B0C20" w:rsidP="009B0C20">
      <w:pPr>
        <w:numPr>
          <w:ilvl w:val="0"/>
          <w:numId w:val="3"/>
        </w:numPr>
        <w:shd w:val="clear" w:color="auto" w:fill="FFFFFF"/>
        <w:spacing w:before="514" w:line="480" w:lineRule="atLeast"/>
        <w:ind w:left="1170"/>
        <w:rPr>
          <w:rFonts w:ascii="Georgia" w:eastAsia="Times New Roman" w:hAnsi="Georgia" w:cs="Segoe UI"/>
          <w:color w:val="242424"/>
          <w:spacing w:val="-1"/>
          <w:kern w:val="0"/>
          <w:sz w:val="30"/>
          <w:szCs w:val="30"/>
          <w14:ligatures w14:val="none"/>
        </w:rPr>
      </w:pPr>
      <w:r w:rsidRPr="009B0C20">
        <w:rPr>
          <w:rFonts w:ascii="Georgia" w:eastAsia="Times New Roman" w:hAnsi="Georgia" w:cs="Segoe UI"/>
          <w:color w:val="242424"/>
          <w:spacing w:val="-1"/>
          <w:kern w:val="0"/>
          <w:sz w:val="30"/>
          <w:szCs w:val="30"/>
          <w14:ligatures w14:val="none"/>
        </w:rPr>
        <w:t>Because all the users need is web browsers, the users can use the apps on their smartphones. It’s convenient if we can show demos on such portable devices.</w:t>
      </w:r>
    </w:p>
    <w:p w14:paraId="38BAED92" w14:textId="77777777" w:rsidR="009B0C20" w:rsidRPr="009B0C20" w:rsidRDefault="009B0C20" w:rsidP="009B0C20">
      <w:pPr>
        <w:shd w:val="clear" w:color="auto" w:fill="FFFFFF"/>
        <w:spacing w:before="468" w:line="450" w:lineRule="atLeast"/>
        <w:outlineLvl w:val="0"/>
        <w:rPr>
          <w:rFonts w:ascii="Helvetica Neue" w:eastAsia="Times New Roman" w:hAnsi="Helvetica Neue" w:cs="Times New Roman"/>
          <w:b/>
          <w:bCs/>
          <w:color w:val="242424"/>
          <w:spacing w:val="-4"/>
          <w:kern w:val="36"/>
          <w:sz w:val="36"/>
          <w:szCs w:val="36"/>
          <w14:ligatures w14:val="none"/>
        </w:rPr>
      </w:pPr>
      <w:r w:rsidRPr="009B0C20">
        <w:rPr>
          <w:rFonts w:ascii="Helvetica Neue" w:eastAsia="Times New Roman" w:hAnsi="Helvetica Neue" w:cs="Times New Roman"/>
          <w:b/>
          <w:bCs/>
          <w:color w:val="242424"/>
          <w:spacing w:val="-4"/>
          <w:kern w:val="36"/>
          <w:sz w:val="36"/>
          <w:szCs w:val="36"/>
          <w14:ligatures w14:val="none"/>
        </w:rPr>
        <w:t>Install necessary packages</w:t>
      </w:r>
    </w:p>
    <w:p w14:paraId="7638DF1D" w14:textId="77777777" w:rsidR="009B0C20" w:rsidRPr="009B0C20" w:rsidRDefault="009B0C20" w:rsidP="009B0C20">
      <w:pPr>
        <w:shd w:val="clear" w:color="auto" w:fill="FFFFFF"/>
        <w:spacing w:before="226"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Next, we have to install the packages necessary for this guide. Is not necessary, only if you are going to run it locally but this guide is to run it in the Streamlit share so with having the correct name in the requirements.txt file is only we need.</w:t>
      </w:r>
    </w:p>
    <w:p w14:paraId="7ED45D02" w14:textId="77777777" w:rsidR="009B0C20" w:rsidRPr="009B0C20" w:rsidRDefault="009B0C20" w:rsidP="009B0C2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424"/>
          <w:kern w:val="0"/>
          <w:sz w:val="27"/>
          <w:szCs w:val="27"/>
          <w14:ligatures w14:val="none"/>
        </w:rPr>
      </w:pPr>
      <w:r w:rsidRPr="009B0C20">
        <w:rPr>
          <w:rFonts w:ascii="Menlo" w:eastAsia="Times New Roman" w:hAnsi="Menlo" w:cs="Menlo"/>
          <w:color w:val="3F6E74"/>
          <w:spacing w:val="-5"/>
          <w:kern w:val="0"/>
          <w:sz w:val="21"/>
          <w:szCs w:val="21"/>
          <w14:ligatures w14:val="none"/>
        </w:rPr>
        <w:t xml:space="preserve">$ </w:t>
      </w:r>
      <w:r w:rsidRPr="009B0C20">
        <w:rPr>
          <w:rFonts w:ascii="Menlo" w:eastAsia="Times New Roman" w:hAnsi="Menlo" w:cs="Menlo"/>
          <w:color w:val="242424"/>
          <w:spacing w:val="-5"/>
          <w:kern w:val="0"/>
          <w:sz w:val="21"/>
          <w:szCs w:val="21"/>
          <w14:ligatures w14:val="none"/>
        </w:rPr>
        <w:t>pip install streamlit-webrtc</w:t>
      </w:r>
    </w:p>
    <w:p w14:paraId="34011122" w14:textId="77777777" w:rsidR="009B0C20" w:rsidRPr="009B0C20" w:rsidRDefault="009B0C20" w:rsidP="009B0C20">
      <w:pPr>
        <w:numPr>
          <w:ilvl w:val="0"/>
          <w:numId w:val="4"/>
        </w:numPr>
        <w:shd w:val="clear" w:color="auto" w:fill="FFFFFF"/>
        <w:spacing w:before="514" w:line="480" w:lineRule="atLeast"/>
        <w:ind w:left="1170"/>
        <w:rPr>
          <w:rFonts w:ascii="Georgia" w:eastAsia="Times New Roman" w:hAnsi="Georgia" w:cs="Segoe UI"/>
          <w:color w:val="242424"/>
          <w:spacing w:val="-1"/>
          <w:kern w:val="0"/>
          <w:sz w:val="30"/>
          <w:szCs w:val="30"/>
          <w14:ligatures w14:val="none"/>
        </w:rPr>
      </w:pPr>
      <w:r w:rsidRPr="009B0C20">
        <w:rPr>
          <w:rFonts w:ascii="Menlo" w:eastAsia="Times New Roman" w:hAnsi="Menlo" w:cs="Menlo"/>
          <w:color w:val="242424"/>
          <w:spacing w:val="-1"/>
          <w:kern w:val="0"/>
          <w:sz w:val="23"/>
          <w:szCs w:val="23"/>
          <w:shd w:val="clear" w:color="auto" w:fill="F2F2F2"/>
          <w14:ligatures w14:val="none"/>
        </w:rPr>
        <w:t>streamlit-webrtc</w:t>
      </w:r>
      <w:r w:rsidRPr="009B0C20">
        <w:rPr>
          <w:rFonts w:ascii="Georgia" w:eastAsia="Times New Roman" w:hAnsi="Georgia" w:cs="Segoe UI"/>
          <w:color w:val="242424"/>
          <w:spacing w:val="-1"/>
          <w:kern w:val="0"/>
          <w:sz w:val="30"/>
          <w:szCs w:val="30"/>
          <w14:ligatures w14:val="none"/>
        </w:rPr>
        <w:t>: A custom component of Streamlit which deals with real-time video and audio streams.</w:t>
      </w:r>
    </w:p>
    <w:p w14:paraId="27FB257D" w14:textId="77777777" w:rsidR="009B0C20" w:rsidRPr="009B0C20" w:rsidRDefault="009B0C20" w:rsidP="009B0C20">
      <w:pPr>
        <w:shd w:val="clear" w:color="auto" w:fill="FFFFFF"/>
        <w:spacing w:before="468" w:line="450" w:lineRule="atLeast"/>
        <w:outlineLvl w:val="0"/>
        <w:rPr>
          <w:rFonts w:ascii="Helvetica Neue" w:eastAsia="Times New Roman" w:hAnsi="Helvetica Neue" w:cs="Times New Roman"/>
          <w:b/>
          <w:bCs/>
          <w:color w:val="242424"/>
          <w:spacing w:val="-4"/>
          <w:kern w:val="36"/>
          <w:sz w:val="36"/>
          <w:szCs w:val="36"/>
          <w14:ligatures w14:val="none"/>
        </w:rPr>
      </w:pPr>
      <w:r w:rsidRPr="009B0C20">
        <w:rPr>
          <w:rFonts w:ascii="Helvetica Neue" w:eastAsia="Times New Roman" w:hAnsi="Helvetica Neue" w:cs="Times New Roman"/>
          <w:b/>
          <w:bCs/>
          <w:color w:val="242424"/>
          <w:spacing w:val="-4"/>
          <w:kern w:val="36"/>
          <w:sz w:val="36"/>
          <w:szCs w:val="36"/>
          <w14:ligatures w14:val="none"/>
        </w:rPr>
        <w:t>Introduce the real-time video/audio streaming component</w:t>
      </w:r>
    </w:p>
    <w:p w14:paraId="68D9E19B" w14:textId="77777777" w:rsidR="009B0C20" w:rsidRPr="009B0C20" w:rsidRDefault="009B0C20" w:rsidP="009B0C20">
      <w:pPr>
        <w:shd w:val="clear" w:color="auto" w:fill="FFFFFF"/>
        <w:spacing w:before="226"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Create a file </w:t>
      </w:r>
      <w:r w:rsidRPr="009B0C20">
        <w:rPr>
          <w:rFonts w:ascii="Menlo" w:eastAsia="Times New Roman" w:hAnsi="Menlo" w:cs="Menlo"/>
          <w:color w:val="242424"/>
          <w:spacing w:val="-1"/>
          <w:kern w:val="0"/>
          <w:sz w:val="23"/>
          <w:szCs w:val="23"/>
          <w:shd w:val="clear" w:color="auto" w:fill="F2F2F2"/>
          <w14:ligatures w14:val="none"/>
        </w:rPr>
        <w:t>app.py</w:t>
      </w:r>
      <w:r w:rsidRPr="009B0C20">
        <w:rPr>
          <w:rFonts w:ascii="Georgia" w:eastAsia="Times New Roman" w:hAnsi="Georgia" w:cs="Times New Roman"/>
          <w:color w:val="242424"/>
          <w:spacing w:val="-1"/>
          <w:kern w:val="0"/>
          <w:sz w:val="30"/>
          <w:szCs w:val="30"/>
          <w14:ligatures w14:val="none"/>
        </w:rPr>
        <w:t> as below.</w:t>
      </w:r>
    </w:p>
    <w:p w14:paraId="09B0F62A" w14:textId="77777777" w:rsidR="009B0C20" w:rsidRPr="009B0C20" w:rsidRDefault="009B0C20" w:rsidP="009B0C2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424"/>
          <w:kern w:val="0"/>
          <w:sz w:val="27"/>
          <w:szCs w:val="27"/>
          <w14:ligatures w14:val="none"/>
        </w:rPr>
      </w:pPr>
      <w:r w:rsidRPr="009B0C20">
        <w:rPr>
          <w:rFonts w:ascii="Menlo" w:eastAsia="Times New Roman" w:hAnsi="Menlo" w:cs="Menlo"/>
          <w:color w:val="AA0D91"/>
          <w:spacing w:val="-5"/>
          <w:kern w:val="0"/>
          <w:sz w:val="21"/>
          <w:szCs w:val="21"/>
          <w14:ligatures w14:val="none"/>
        </w:rPr>
        <w:t>import</w:t>
      </w:r>
      <w:r w:rsidRPr="009B0C20">
        <w:rPr>
          <w:rFonts w:ascii="Menlo" w:eastAsia="Times New Roman" w:hAnsi="Menlo" w:cs="Menlo"/>
          <w:color w:val="242424"/>
          <w:spacing w:val="-5"/>
          <w:kern w:val="0"/>
          <w:sz w:val="21"/>
          <w:szCs w:val="21"/>
          <w14:ligatures w14:val="none"/>
        </w:rPr>
        <w:t xml:space="preserve"> streamlit </w:t>
      </w:r>
      <w:r w:rsidRPr="009B0C20">
        <w:rPr>
          <w:rFonts w:ascii="Menlo" w:eastAsia="Times New Roman" w:hAnsi="Menlo" w:cs="Menlo"/>
          <w:color w:val="AA0D91"/>
          <w:spacing w:val="-5"/>
          <w:kern w:val="0"/>
          <w:sz w:val="21"/>
          <w:szCs w:val="21"/>
          <w14:ligatures w14:val="none"/>
        </w:rPr>
        <w:t>as</w:t>
      </w:r>
      <w:r w:rsidRPr="009B0C20">
        <w:rPr>
          <w:rFonts w:ascii="Menlo" w:eastAsia="Times New Roman" w:hAnsi="Menlo" w:cs="Menlo"/>
          <w:color w:val="242424"/>
          <w:spacing w:val="-5"/>
          <w:kern w:val="0"/>
          <w:sz w:val="21"/>
          <w:szCs w:val="21"/>
          <w14:ligatures w14:val="none"/>
        </w:rPr>
        <w:t xml:space="preserve"> st</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AA0D91"/>
          <w:spacing w:val="-5"/>
          <w:kern w:val="0"/>
          <w:sz w:val="21"/>
          <w:szCs w:val="21"/>
          <w14:ligatures w14:val="none"/>
        </w:rPr>
        <w:t>from</w:t>
      </w:r>
      <w:r w:rsidRPr="009B0C20">
        <w:rPr>
          <w:rFonts w:ascii="Menlo" w:eastAsia="Times New Roman" w:hAnsi="Menlo" w:cs="Menlo"/>
          <w:color w:val="242424"/>
          <w:spacing w:val="-5"/>
          <w:kern w:val="0"/>
          <w:sz w:val="21"/>
          <w:szCs w:val="21"/>
          <w14:ligatures w14:val="none"/>
        </w:rPr>
        <w:t xml:space="preserve"> streamlit_webrtc </w:t>
      </w:r>
      <w:r w:rsidRPr="009B0C20">
        <w:rPr>
          <w:rFonts w:ascii="Menlo" w:eastAsia="Times New Roman" w:hAnsi="Menlo" w:cs="Menlo"/>
          <w:color w:val="AA0D91"/>
          <w:spacing w:val="-5"/>
          <w:kern w:val="0"/>
          <w:sz w:val="21"/>
          <w:szCs w:val="21"/>
          <w14:ligatures w14:val="none"/>
        </w:rPr>
        <w:t>import</w:t>
      </w:r>
      <w:r w:rsidRPr="009B0C20">
        <w:rPr>
          <w:rFonts w:ascii="Menlo" w:eastAsia="Times New Roman" w:hAnsi="Menlo" w:cs="Menlo"/>
          <w:color w:val="242424"/>
          <w:spacing w:val="-5"/>
          <w:kern w:val="0"/>
          <w:sz w:val="21"/>
          <w:szCs w:val="21"/>
          <w14:ligatures w14:val="none"/>
        </w:rPr>
        <w:t xml:space="preserve"> webrtc_streamer</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242424"/>
          <w:spacing w:val="-5"/>
          <w:kern w:val="0"/>
          <w:sz w:val="21"/>
          <w:szCs w:val="21"/>
          <w14:ligatures w14:val="none"/>
        </w:rPr>
        <w:lastRenderedPageBreak/>
        <w:br/>
        <w:t>st.title(</w:t>
      </w:r>
      <w:r w:rsidRPr="009B0C20">
        <w:rPr>
          <w:rFonts w:ascii="Menlo" w:eastAsia="Times New Roman" w:hAnsi="Menlo" w:cs="Menlo"/>
          <w:color w:val="C41A16"/>
          <w:spacing w:val="-5"/>
          <w:kern w:val="0"/>
          <w:sz w:val="21"/>
          <w:szCs w:val="21"/>
          <w14:ligatures w14:val="none"/>
        </w:rPr>
        <w:t>"My first Streamlit app"</w:t>
      </w:r>
      <w:r w:rsidRPr="009B0C20">
        <w:rPr>
          <w:rFonts w:ascii="Menlo" w:eastAsia="Times New Roman" w:hAnsi="Menlo" w:cs="Menlo"/>
          <w:color w:val="242424"/>
          <w:spacing w:val="-5"/>
          <w:kern w:val="0"/>
          <w:sz w:val="21"/>
          <w:szCs w:val="21"/>
          <w14:ligatures w14:val="none"/>
        </w:rPr>
        <w:t>)</w:t>
      </w:r>
      <w:r w:rsidRPr="009B0C20">
        <w:rPr>
          <w:rFonts w:ascii="Menlo" w:eastAsia="Times New Roman" w:hAnsi="Menlo" w:cs="Menlo"/>
          <w:color w:val="242424"/>
          <w:spacing w:val="-5"/>
          <w:kern w:val="0"/>
          <w:sz w:val="21"/>
          <w:szCs w:val="21"/>
          <w14:ligatures w14:val="none"/>
        </w:rPr>
        <w:br/>
        <w:t>st.write(</w:t>
      </w:r>
      <w:r w:rsidRPr="009B0C20">
        <w:rPr>
          <w:rFonts w:ascii="Menlo" w:eastAsia="Times New Roman" w:hAnsi="Menlo" w:cs="Menlo"/>
          <w:color w:val="C41A16"/>
          <w:spacing w:val="-5"/>
          <w:kern w:val="0"/>
          <w:sz w:val="21"/>
          <w:szCs w:val="21"/>
          <w14:ligatures w14:val="none"/>
        </w:rPr>
        <w:t>"Hello, world"</w:t>
      </w:r>
      <w:r w:rsidRPr="009B0C20">
        <w:rPr>
          <w:rFonts w:ascii="Menlo" w:eastAsia="Times New Roman" w:hAnsi="Menlo" w:cs="Menlo"/>
          <w:color w:val="242424"/>
          <w:spacing w:val="-5"/>
          <w:kern w:val="0"/>
          <w:sz w:val="21"/>
          <w:szCs w:val="21"/>
          <w14:ligatures w14:val="none"/>
        </w:rPr>
        <w:t>)</w:t>
      </w:r>
      <w:r w:rsidRPr="009B0C20">
        <w:rPr>
          <w:rFonts w:ascii="Menlo" w:eastAsia="Times New Roman" w:hAnsi="Menlo" w:cs="Menlo"/>
          <w:color w:val="242424"/>
          <w:spacing w:val="-5"/>
          <w:kern w:val="0"/>
          <w:sz w:val="21"/>
          <w:szCs w:val="21"/>
          <w14:ligatures w14:val="none"/>
        </w:rPr>
        <w:br/>
        <w:t>webrtc_streamer(key=</w:t>
      </w:r>
      <w:r w:rsidRPr="009B0C20">
        <w:rPr>
          <w:rFonts w:ascii="Menlo" w:eastAsia="Times New Roman" w:hAnsi="Menlo" w:cs="Menlo"/>
          <w:color w:val="C41A16"/>
          <w:spacing w:val="-5"/>
          <w:kern w:val="0"/>
          <w:sz w:val="21"/>
          <w:szCs w:val="21"/>
          <w14:ligatures w14:val="none"/>
        </w:rPr>
        <w:t>"example"</w:t>
      </w:r>
      <w:r w:rsidRPr="009B0C20">
        <w:rPr>
          <w:rFonts w:ascii="Menlo" w:eastAsia="Times New Roman" w:hAnsi="Menlo" w:cs="Menlo"/>
          <w:color w:val="242424"/>
          <w:spacing w:val="-5"/>
          <w:kern w:val="0"/>
          <w:sz w:val="21"/>
          <w:szCs w:val="21"/>
          <w14:ligatures w14:val="none"/>
        </w:rPr>
        <w:t>)</w:t>
      </w:r>
    </w:p>
    <w:p w14:paraId="64E07096" w14:textId="77777777" w:rsidR="009B0C20" w:rsidRPr="009B0C20" w:rsidRDefault="009B0C20" w:rsidP="009B0C20">
      <w:pPr>
        <w:shd w:val="clear" w:color="auto" w:fill="FFFFFF"/>
        <w:spacing w:before="514"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We have added a single line with </w:t>
      </w:r>
      <w:r w:rsidRPr="009B0C20">
        <w:rPr>
          <w:rFonts w:ascii="Menlo" w:eastAsia="Times New Roman" w:hAnsi="Menlo" w:cs="Menlo"/>
          <w:color w:val="242424"/>
          <w:spacing w:val="-1"/>
          <w:kern w:val="0"/>
          <w:sz w:val="23"/>
          <w:szCs w:val="23"/>
          <w:shd w:val="clear" w:color="auto" w:fill="F2F2F2"/>
          <w14:ligatures w14:val="none"/>
        </w:rPr>
        <w:t>webrtc_streamer()</w:t>
      </w:r>
      <w:r w:rsidRPr="009B0C20">
        <w:rPr>
          <w:rFonts w:ascii="Georgia" w:eastAsia="Times New Roman" w:hAnsi="Georgia" w:cs="Times New Roman"/>
          <w:color w:val="242424"/>
          <w:spacing w:val="-1"/>
          <w:kern w:val="0"/>
          <w:sz w:val="30"/>
          <w:szCs w:val="30"/>
          <w14:ligatures w14:val="none"/>
        </w:rPr>
        <w:t>. The web app would be like the screenshot below.</w:t>
      </w:r>
    </w:p>
    <w:p w14:paraId="114C27B3" w14:textId="7F00E799" w:rsidR="009B0C20" w:rsidRPr="009B0C20" w:rsidRDefault="009B0C20" w:rsidP="009B0C20">
      <w:pPr>
        <w:rPr>
          <w:rFonts w:ascii="Times New Roman" w:eastAsia="Times New Roman" w:hAnsi="Times New Roman" w:cs="Times New Roman"/>
          <w:kern w:val="0"/>
          <w14:ligatures w14:val="none"/>
        </w:rPr>
      </w:pPr>
      <w:r w:rsidRPr="009B0C20">
        <w:rPr>
          <w:rFonts w:ascii="Times New Roman" w:eastAsia="Times New Roman" w:hAnsi="Times New Roman" w:cs="Times New Roman"/>
          <w:kern w:val="0"/>
          <w14:ligatures w14:val="none"/>
        </w:rPr>
        <w:fldChar w:fldCharType="begin"/>
      </w:r>
      <w:r w:rsidRPr="009B0C20">
        <w:rPr>
          <w:rFonts w:ascii="Times New Roman" w:eastAsia="Times New Roman" w:hAnsi="Times New Roman" w:cs="Times New Roman"/>
          <w:kern w:val="0"/>
          <w14:ligatures w14:val="none"/>
        </w:rPr>
        <w:instrText xml:space="preserve"> INCLUDEPICTURE "https://miro.medium.com/v2/resize:fit:561/1*easjpSCg-TA4_ZDYEVFEUQ.png" \* MERGEFORMATINET </w:instrText>
      </w:r>
      <w:r w:rsidRPr="009B0C20">
        <w:rPr>
          <w:rFonts w:ascii="Times New Roman" w:eastAsia="Times New Roman" w:hAnsi="Times New Roman" w:cs="Times New Roman"/>
          <w:kern w:val="0"/>
          <w14:ligatures w14:val="none"/>
        </w:rPr>
        <w:fldChar w:fldCharType="separate"/>
      </w:r>
      <w:r w:rsidRPr="009B0C20">
        <w:rPr>
          <w:rFonts w:ascii="Times New Roman" w:eastAsia="Times New Roman" w:hAnsi="Times New Roman" w:cs="Times New Roman"/>
          <w:noProof/>
          <w:kern w:val="0"/>
          <w14:ligatures w14:val="none"/>
        </w:rPr>
        <w:drawing>
          <wp:inline distT="0" distB="0" distL="0" distR="0" wp14:anchorId="2A77BEA4" wp14:editId="728313FA">
            <wp:extent cx="5943600" cy="4228465"/>
            <wp:effectExtent l="0" t="0" r="0" b="635"/>
            <wp:docPr id="1686972357" name="Picture 36"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972357" name="Picture 36" descr="A screenshot of a black screen&#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4228465"/>
                    </a:xfrm>
                    <a:prstGeom prst="rect">
                      <a:avLst/>
                    </a:prstGeom>
                    <a:noFill/>
                    <a:ln>
                      <a:noFill/>
                    </a:ln>
                  </pic:spPr>
                </pic:pic>
              </a:graphicData>
            </a:graphic>
          </wp:inline>
        </w:drawing>
      </w:r>
      <w:r w:rsidRPr="009B0C20">
        <w:rPr>
          <w:rFonts w:ascii="Times New Roman" w:eastAsia="Times New Roman" w:hAnsi="Times New Roman" w:cs="Times New Roman"/>
          <w:kern w:val="0"/>
          <w14:ligatures w14:val="none"/>
        </w:rPr>
        <w:fldChar w:fldCharType="end"/>
      </w:r>
    </w:p>
    <w:p w14:paraId="319BC583" w14:textId="77777777" w:rsidR="009B0C20" w:rsidRPr="009B0C20" w:rsidRDefault="009B0C20" w:rsidP="009B0C20">
      <w:pPr>
        <w:shd w:val="clear" w:color="auto" w:fill="FFFFFF"/>
        <w:spacing w:before="514"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At the first trial, it may take some time to compile the package so that the page keeps showing the “running” message for a while after clicking the “Rerun” button. In such a case, wait for the process to finish.</w:t>
      </w:r>
    </w:p>
    <w:p w14:paraId="3FF4F101" w14:textId="77777777" w:rsidR="009B0C20" w:rsidRPr="009B0C20" w:rsidRDefault="009B0C20" w:rsidP="009B0C20">
      <w:pPr>
        <w:shd w:val="clear" w:color="auto" w:fill="FFFFFF"/>
        <w:spacing w:before="514"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lastRenderedPageBreak/>
        <w:t>Click the “START” button to start the video and audio streaming. You may be asked for permission to access the webcam and microphone at the first trial. Allow permission in that case.</w:t>
      </w:r>
    </w:p>
    <w:p w14:paraId="32CE98F8" w14:textId="77777777" w:rsidR="009B0C20" w:rsidRPr="009B0C20" w:rsidRDefault="009B0C20" w:rsidP="009B0C20">
      <w:pPr>
        <w:shd w:val="clear" w:color="auto" w:fill="FFFFFF"/>
        <w:spacing w:before="514"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The </w:t>
      </w:r>
      <w:r w:rsidRPr="009B0C20">
        <w:rPr>
          <w:rFonts w:ascii="Menlo" w:eastAsia="Times New Roman" w:hAnsi="Menlo" w:cs="Menlo"/>
          <w:color w:val="242424"/>
          <w:spacing w:val="-1"/>
          <w:kern w:val="0"/>
          <w:sz w:val="23"/>
          <w:szCs w:val="23"/>
          <w:shd w:val="clear" w:color="auto" w:fill="F2F2F2"/>
          <w14:ligatures w14:val="none"/>
        </w:rPr>
        <w:t>webrtc_streamer(key="example")</w:t>
      </w:r>
      <w:r w:rsidRPr="009B0C20">
        <w:rPr>
          <w:rFonts w:ascii="Georgia" w:eastAsia="Times New Roman" w:hAnsi="Georgia" w:cs="Times New Roman"/>
          <w:color w:val="242424"/>
          <w:spacing w:val="-1"/>
          <w:kern w:val="0"/>
          <w:sz w:val="30"/>
          <w:szCs w:val="30"/>
          <w14:ligatures w14:val="none"/>
        </w:rPr>
        <w:t> above is a Streamlit component which deals with video and audio real-time I/O through web browsers. The </w:t>
      </w:r>
      <w:r w:rsidRPr="009B0C20">
        <w:rPr>
          <w:rFonts w:ascii="Menlo" w:eastAsia="Times New Roman" w:hAnsi="Menlo" w:cs="Menlo"/>
          <w:color w:val="242424"/>
          <w:spacing w:val="-1"/>
          <w:kern w:val="0"/>
          <w:sz w:val="23"/>
          <w:szCs w:val="23"/>
          <w:shd w:val="clear" w:color="auto" w:fill="F2F2F2"/>
          <w14:ligatures w14:val="none"/>
        </w:rPr>
        <w:t>key</w:t>
      </w:r>
      <w:r w:rsidRPr="009B0C20">
        <w:rPr>
          <w:rFonts w:ascii="Georgia" w:eastAsia="Times New Roman" w:hAnsi="Georgia" w:cs="Times New Roman"/>
          <w:color w:val="242424"/>
          <w:spacing w:val="-1"/>
          <w:kern w:val="0"/>
          <w:sz w:val="30"/>
          <w:szCs w:val="30"/>
          <w14:ligatures w14:val="none"/>
        </w:rPr>
        <w:t> argument is a unique ID in the script to identify the component instance. We have set it as </w:t>
      </w:r>
      <w:r w:rsidRPr="009B0C20">
        <w:rPr>
          <w:rFonts w:ascii="Menlo" w:eastAsia="Times New Roman" w:hAnsi="Menlo" w:cs="Menlo"/>
          <w:color w:val="242424"/>
          <w:spacing w:val="-1"/>
          <w:kern w:val="0"/>
          <w:sz w:val="23"/>
          <w:szCs w:val="23"/>
          <w:shd w:val="clear" w:color="auto" w:fill="F2F2F2"/>
          <w14:ligatures w14:val="none"/>
        </w:rPr>
        <w:t>"example"</w:t>
      </w:r>
      <w:r w:rsidRPr="009B0C20">
        <w:rPr>
          <w:rFonts w:ascii="Georgia" w:eastAsia="Times New Roman" w:hAnsi="Georgia" w:cs="Times New Roman"/>
          <w:color w:val="242424"/>
          <w:spacing w:val="-1"/>
          <w:kern w:val="0"/>
          <w:sz w:val="30"/>
          <w:szCs w:val="30"/>
          <w14:ligatures w14:val="none"/>
        </w:rPr>
        <w:t> here, but you can use any string for it. The component in this example only receives video and audio from the client-side webcam and microphone and outputs the raw streams. It's the most basic version of the component. We are going to enhance its functionality by adding other options in the following sections.</w:t>
      </w:r>
    </w:p>
    <w:p w14:paraId="3ACF2142" w14:textId="77777777" w:rsidR="009B0C20" w:rsidRPr="009B0C20" w:rsidRDefault="009B0C20" w:rsidP="009B0C20">
      <w:pPr>
        <w:shd w:val="clear" w:color="auto" w:fill="FFFFFF"/>
        <w:spacing w:before="468" w:line="450" w:lineRule="atLeast"/>
        <w:outlineLvl w:val="0"/>
        <w:rPr>
          <w:rFonts w:ascii="Helvetica Neue" w:eastAsia="Times New Roman" w:hAnsi="Helvetica Neue" w:cs="Times New Roman"/>
          <w:b/>
          <w:bCs/>
          <w:color w:val="242424"/>
          <w:spacing w:val="-4"/>
          <w:kern w:val="36"/>
          <w:sz w:val="36"/>
          <w:szCs w:val="36"/>
          <w14:ligatures w14:val="none"/>
        </w:rPr>
      </w:pPr>
      <w:r w:rsidRPr="009B0C20">
        <w:rPr>
          <w:rFonts w:ascii="Helvetica Neue" w:eastAsia="Times New Roman" w:hAnsi="Helvetica Neue" w:cs="Times New Roman"/>
          <w:b/>
          <w:bCs/>
          <w:color w:val="242424"/>
          <w:spacing w:val="-4"/>
          <w:kern w:val="36"/>
          <w:sz w:val="36"/>
          <w:szCs w:val="36"/>
          <w14:ligatures w14:val="none"/>
        </w:rPr>
        <w:t>Development of a real-time video processing application</w:t>
      </w:r>
    </w:p>
    <w:p w14:paraId="373BBF89" w14:textId="77777777" w:rsidR="009B0C20" w:rsidRPr="009B0C20" w:rsidRDefault="009B0C20" w:rsidP="009B0C20">
      <w:pPr>
        <w:shd w:val="clear" w:color="auto" w:fill="FFFFFF"/>
        <w:spacing w:before="226"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We will use the code from part 4 and we only have to update the </w:t>
      </w:r>
      <w:r w:rsidRPr="009B0C20">
        <w:rPr>
          <w:rFonts w:ascii="Menlo" w:eastAsia="Times New Roman" w:hAnsi="Menlo" w:cs="Menlo"/>
          <w:color w:val="242424"/>
          <w:spacing w:val="-1"/>
          <w:kern w:val="0"/>
          <w:sz w:val="23"/>
          <w:szCs w:val="23"/>
          <w:shd w:val="clear" w:color="auto" w:fill="F2F2F2"/>
          <w14:ligatures w14:val="none"/>
        </w:rPr>
        <w:t>helper.py</w:t>
      </w:r>
      <w:r w:rsidRPr="009B0C20">
        <w:rPr>
          <w:rFonts w:ascii="Georgia" w:eastAsia="Times New Roman" w:hAnsi="Georgia" w:cs="Times New Roman"/>
          <w:color w:val="242424"/>
          <w:spacing w:val="-1"/>
          <w:kern w:val="0"/>
          <w:sz w:val="30"/>
          <w:szCs w:val="30"/>
          <w14:ligatures w14:val="none"/>
        </w:rPr>
        <w:t> as follows.</w:t>
      </w:r>
    </w:p>
    <w:p w14:paraId="0A2FCD74" w14:textId="77777777" w:rsidR="009B0C20" w:rsidRPr="009B0C20" w:rsidRDefault="009B0C20" w:rsidP="009B0C2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424"/>
          <w:kern w:val="0"/>
          <w:sz w:val="27"/>
          <w:szCs w:val="27"/>
          <w14:ligatures w14:val="none"/>
        </w:rPr>
      </w:pPr>
      <w:r w:rsidRPr="009B0C20">
        <w:rPr>
          <w:rFonts w:ascii="Menlo" w:eastAsia="Times New Roman" w:hAnsi="Menlo" w:cs="Menlo"/>
          <w:color w:val="AA0D91"/>
          <w:spacing w:val="-5"/>
          <w:kern w:val="0"/>
          <w:sz w:val="21"/>
          <w:szCs w:val="21"/>
          <w14:ligatures w14:val="none"/>
        </w:rPr>
        <w:t>from</w:t>
      </w:r>
      <w:r w:rsidRPr="009B0C20">
        <w:rPr>
          <w:rFonts w:ascii="Menlo" w:eastAsia="Times New Roman" w:hAnsi="Menlo" w:cs="Menlo"/>
          <w:color w:val="242424"/>
          <w:spacing w:val="-5"/>
          <w:kern w:val="0"/>
          <w:sz w:val="21"/>
          <w:szCs w:val="21"/>
          <w14:ligatures w14:val="none"/>
        </w:rPr>
        <w:t xml:space="preserve"> ultralytics </w:t>
      </w:r>
      <w:r w:rsidRPr="009B0C20">
        <w:rPr>
          <w:rFonts w:ascii="Menlo" w:eastAsia="Times New Roman" w:hAnsi="Menlo" w:cs="Menlo"/>
          <w:color w:val="AA0D91"/>
          <w:spacing w:val="-5"/>
          <w:kern w:val="0"/>
          <w:sz w:val="21"/>
          <w:szCs w:val="21"/>
          <w14:ligatures w14:val="none"/>
        </w:rPr>
        <w:t>import</w:t>
      </w:r>
      <w:r w:rsidRPr="009B0C20">
        <w:rPr>
          <w:rFonts w:ascii="Menlo" w:eastAsia="Times New Roman" w:hAnsi="Menlo" w:cs="Menlo"/>
          <w:color w:val="242424"/>
          <w:spacing w:val="-5"/>
          <w:kern w:val="0"/>
          <w:sz w:val="21"/>
          <w:szCs w:val="21"/>
          <w14:ligatures w14:val="none"/>
        </w:rPr>
        <w:t xml:space="preserve"> YOLO</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AA0D91"/>
          <w:spacing w:val="-5"/>
          <w:kern w:val="0"/>
          <w:sz w:val="21"/>
          <w:szCs w:val="21"/>
          <w14:ligatures w14:val="none"/>
        </w:rPr>
        <w:t>import</w:t>
      </w:r>
      <w:r w:rsidRPr="009B0C20">
        <w:rPr>
          <w:rFonts w:ascii="Menlo" w:eastAsia="Times New Roman" w:hAnsi="Menlo" w:cs="Menlo"/>
          <w:color w:val="242424"/>
          <w:spacing w:val="-5"/>
          <w:kern w:val="0"/>
          <w:sz w:val="21"/>
          <w:szCs w:val="21"/>
          <w14:ligatures w14:val="none"/>
        </w:rPr>
        <w:t xml:space="preserve"> streamlit </w:t>
      </w:r>
      <w:r w:rsidRPr="009B0C20">
        <w:rPr>
          <w:rFonts w:ascii="Menlo" w:eastAsia="Times New Roman" w:hAnsi="Menlo" w:cs="Menlo"/>
          <w:color w:val="AA0D91"/>
          <w:spacing w:val="-5"/>
          <w:kern w:val="0"/>
          <w:sz w:val="21"/>
          <w:szCs w:val="21"/>
          <w14:ligatures w14:val="none"/>
        </w:rPr>
        <w:t>as</w:t>
      </w:r>
      <w:r w:rsidRPr="009B0C20">
        <w:rPr>
          <w:rFonts w:ascii="Menlo" w:eastAsia="Times New Roman" w:hAnsi="Menlo" w:cs="Menlo"/>
          <w:color w:val="242424"/>
          <w:spacing w:val="-5"/>
          <w:kern w:val="0"/>
          <w:sz w:val="21"/>
          <w:szCs w:val="21"/>
          <w14:ligatures w14:val="none"/>
        </w:rPr>
        <w:t xml:space="preserve"> st</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AA0D91"/>
          <w:spacing w:val="-5"/>
          <w:kern w:val="0"/>
          <w:sz w:val="21"/>
          <w:szCs w:val="21"/>
          <w14:ligatures w14:val="none"/>
        </w:rPr>
        <w:t>from</w:t>
      </w:r>
      <w:r w:rsidRPr="009B0C20">
        <w:rPr>
          <w:rFonts w:ascii="Menlo" w:eastAsia="Times New Roman" w:hAnsi="Menlo" w:cs="Menlo"/>
          <w:color w:val="242424"/>
          <w:spacing w:val="-5"/>
          <w:kern w:val="0"/>
          <w:sz w:val="21"/>
          <w:szCs w:val="21"/>
          <w14:ligatures w14:val="none"/>
        </w:rPr>
        <w:t xml:space="preserve"> streamlit_webrtc </w:t>
      </w:r>
      <w:r w:rsidRPr="009B0C20">
        <w:rPr>
          <w:rFonts w:ascii="Menlo" w:eastAsia="Times New Roman" w:hAnsi="Menlo" w:cs="Menlo"/>
          <w:color w:val="AA0D91"/>
          <w:spacing w:val="-5"/>
          <w:kern w:val="0"/>
          <w:sz w:val="21"/>
          <w:szCs w:val="21"/>
          <w14:ligatures w14:val="none"/>
        </w:rPr>
        <w:t>import</w:t>
      </w:r>
      <w:r w:rsidRPr="009B0C20">
        <w:rPr>
          <w:rFonts w:ascii="Menlo" w:eastAsia="Times New Roman" w:hAnsi="Menlo" w:cs="Menlo"/>
          <w:color w:val="242424"/>
          <w:spacing w:val="-5"/>
          <w:kern w:val="0"/>
          <w:sz w:val="21"/>
          <w:szCs w:val="21"/>
          <w14:ligatures w14:val="none"/>
        </w:rPr>
        <w:t xml:space="preserve"> webrtc_streamer, VideoTransformerBase</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AA0D91"/>
          <w:spacing w:val="-5"/>
          <w:kern w:val="0"/>
          <w:sz w:val="21"/>
          <w:szCs w:val="21"/>
          <w14:ligatures w14:val="none"/>
        </w:rPr>
        <w:t>import</w:t>
      </w:r>
      <w:r w:rsidRPr="009B0C20">
        <w:rPr>
          <w:rFonts w:ascii="Menlo" w:eastAsia="Times New Roman" w:hAnsi="Menlo" w:cs="Menlo"/>
          <w:color w:val="242424"/>
          <w:spacing w:val="-5"/>
          <w:kern w:val="0"/>
          <w:sz w:val="21"/>
          <w:szCs w:val="21"/>
          <w14:ligatures w14:val="none"/>
        </w:rPr>
        <w:t xml:space="preserve"> numpy </w:t>
      </w:r>
      <w:r w:rsidRPr="009B0C20">
        <w:rPr>
          <w:rFonts w:ascii="Menlo" w:eastAsia="Times New Roman" w:hAnsi="Menlo" w:cs="Menlo"/>
          <w:color w:val="AA0D91"/>
          <w:spacing w:val="-5"/>
          <w:kern w:val="0"/>
          <w:sz w:val="21"/>
          <w:szCs w:val="21"/>
          <w14:ligatures w14:val="none"/>
        </w:rPr>
        <w:t>as</w:t>
      </w:r>
      <w:r w:rsidRPr="009B0C20">
        <w:rPr>
          <w:rFonts w:ascii="Menlo" w:eastAsia="Times New Roman" w:hAnsi="Menlo" w:cs="Menlo"/>
          <w:color w:val="242424"/>
          <w:spacing w:val="-5"/>
          <w:kern w:val="0"/>
          <w:sz w:val="21"/>
          <w:szCs w:val="21"/>
          <w14:ligatures w14:val="none"/>
        </w:rPr>
        <w:t xml:space="preserve"> np</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AA0D91"/>
          <w:spacing w:val="-5"/>
          <w:kern w:val="0"/>
          <w:sz w:val="21"/>
          <w:szCs w:val="21"/>
          <w14:ligatures w14:val="none"/>
        </w:rPr>
        <w:t>from</w:t>
      </w:r>
      <w:r w:rsidRPr="009B0C20">
        <w:rPr>
          <w:rFonts w:ascii="Menlo" w:eastAsia="Times New Roman" w:hAnsi="Menlo" w:cs="Menlo"/>
          <w:color w:val="242424"/>
          <w:spacing w:val="-5"/>
          <w:kern w:val="0"/>
          <w:sz w:val="21"/>
          <w:szCs w:val="21"/>
          <w14:ligatures w14:val="none"/>
        </w:rPr>
        <w:t xml:space="preserve"> PIL </w:t>
      </w:r>
      <w:r w:rsidRPr="009B0C20">
        <w:rPr>
          <w:rFonts w:ascii="Menlo" w:eastAsia="Times New Roman" w:hAnsi="Menlo" w:cs="Menlo"/>
          <w:color w:val="AA0D91"/>
          <w:spacing w:val="-5"/>
          <w:kern w:val="0"/>
          <w:sz w:val="21"/>
          <w:szCs w:val="21"/>
          <w14:ligatures w14:val="none"/>
        </w:rPr>
        <w:t>import</w:t>
      </w:r>
      <w:r w:rsidRPr="009B0C20">
        <w:rPr>
          <w:rFonts w:ascii="Menlo" w:eastAsia="Times New Roman" w:hAnsi="Menlo" w:cs="Menlo"/>
          <w:color w:val="242424"/>
          <w:spacing w:val="-5"/>
          <w:kern w:val="0"/>
          <w:sz w:val="21"/>
          <w:szCs w:val="21"/>
          <w14:ligatures w14:val="none"/>
        </w:rPr>
        <w:t xml:space="preserve"> Image</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AA0D91"/>
          <w:spacing w:val="-5"/>
          <w:kern w:val="0"/>
          <w:sz w:val="21"/>
          <w:szCs w:val="21"/>
          <w14:ligatures w14:val="none"/>
        </w:rPr>
        <w:t>import</w:t>
      </w:r>
      <w:r w:rsidRPr="009B0C20">
        <w:rPr>
          <w:rFonts w:ascii="Menlo" w:eastAsia="Times New Roman" w:hAnsi="Menlo" w:cs="Menlo"/>
          <w:color w:val="242424"/>
          <w:spacing w:val="-5"/>
          <w:kern w:val="0"/>
          <w:sz w:val="21"/>
          <w:szCs w:val="21"/>
          <w14:ligatures w14:val="none"/>
        </w:rPr>
        <w:t xml:space="preserve"> av</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AA0D91"/>
          <w:spacing w:val="-5"/>
          <w:kern w:val="0"/>
          <w:sz w:val="21"/>
          <w:szCs w:val="21"/>
          <w14:ligatures w14:val="none"/>
        </w:rPr>
        <w:t>import</w:t>
      </w:r>
      <w:r w:rsidRPr="009B0C20">
        <w:rPr>
          <w:rFonts w:ascii="Menlo" w:eastAsia="Times New Roman" w:hAnsi="Menlo" w:cs="Menlo"/>
          <w:color w:val="242424"/>
          <w:spacing w:val="-5"/>
          <w:kern w:val="0"/>
          <w:sz w:val="21"/>
          <w:szCs w:val="21"/>
          <w14:ligatures w14:val="none"/>
        </w:rPr>
        <w:t xml:space="preserve"> cv2</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AA0D91"/>
          <w:spacing w:val="-5"/>
          <w:kern w:val="0"/>
          <w:sz w:val="21"/>
          <w:szCs w:val="21"/>
          <w14:ligatures w14:val="none"/>
        </w:rPr>
        <w:t>from</w:t>
      </w:r>
      <w:r w:rsidRPr="009B0C20">
        <w:rPr>
          <w:rFonts w:ascii="Menlo" w:eastAsia="Times New Roman" w:hAnsi="Menlo" w:cs="Menlo"/>
          <w:color w:val="242424"/>
          <w:spacing w:val="-5"/>
          <w:kern w:val="0"/>
          <w:sz w:val="21"/>
          <w:szCs w:val="21"/>
          <w14:ligatures w14:val="none"/>
        </w:rPr>
        <w:t xml:space="preserve"> pytube </w:t>
      </w:r>
      <w:r w:rsidRPr="009B0C20">
        <w:rPr>
          <w:rFonts w:ascii="Menlo" w:eastAsia="Times New Roman" w:hAnsi="Menlo" w:cs="Menlo"/>
          <w:color w:val="AA0D91"/>
          <w:spacing w:val="-5"/>
          <w:kern w:val="0"/>
          <w:sz w:val="21"/>
          <w:szCs w:val="21"/>
          <w14:ligatures w14:val="none"/>
        </w:rPr>
        <w:t>import</w:t>
      </w:r>
      <w:r w:rsidRPr="009B0C20">
        <w:rPr>
          <w:rFonts w:ascii="Menlo" w:eastAsia="Times New Roman" w:hAnsi="Menlo" w:cs="Menlo"/>
          <w:color w:val="242424"/>
          <w:spacing w:val="-5"/>
          <w:kern w:val="0"/>
          <w:sz w:val="21"/>
          <w:szCs w:val="21"/>
          <w14:ligatures w14:val="none"/>
        </w:rPr>
        <w:t xml:space="preserve"> YouTube</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AA0D91"/>
          <w:spacing w:val="-5"/>
          <w:kern w:val="0"/>
          <w:sz w:val="21"/>
          <w:szCs w:val="21"/>
          <w14:ligatures w14:val="none"/>
        </w:rPr>
        <w:t>import</w:t>
      </w:r>
      <w:r w:rsidRPr="009B0C20">
        <w:rPr>
          <w:rFonts w:ascii="Menlo" w:eastAsia="Times New Roman" w:hAnsi="Menlo" w:cs="Menlo"/>
          <w:color w:val="242424"/>
          <w:spacing w:val="-5"/>
          <w:kern w:val="0"/>
          <w:sz w:val="21"/>
          <w:szCs w:val="21"/>
          <w14:ligatures w14:val="none"/>
        </w:rPr>
        <w:t xml:space="preserve"> settings</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AA0D91"/>
          <w:spacing w:val="-5"/>
          <w:kern w:val="0"/>
          <w:sz w:val="21"/>
          <w:szCs w:val="21"/>
          <w14:ligatures w14:val="none"/>
        </w:rPr>
        <w:t>def</w:t>
      </w:r>
      <w:r w:rsidRPr="009B0C20">
        <w:rPr>
          <w:rFonts w:ascii="Menlo" w:eastAsia="Times New Roman" w:hAnsi="Menlo" w:cs="Menlo"/>
          <w:color w:val="242424"/>
          <w:spacing w:val="-5"/>
          <w:kern w:val="0"/>
          <w:sz w:val="21"/>
          <w:szCs w:val="21"/>
          <w14:ligatures w14:val="none"/>
        </w:rPr>
        <w:t xml:space="preserve"> load_model(</w:t>
      </w:r>
      <w:r w:rsidRPr="009B0C20">
        <w:rPr>
          <w:rFonts w:ascii="Menlo" w:eastAsia="Times New Roman" w:hAnsi="Menlo" w:cs="Menlo"/>
          <w:color w:val="5C2699"/>
          <w:spacing w:val="-5"/>
          <w:kern w:val="0"/>
          <w:sz w:val="21"/>
          <w:szCs w:val="21"/>
          <w14:ligatures w14:val="none"/>
        </w:rPr>
        <w:t>model_path</w:t>
      </w:r>
      <w:r w:rsidRPr="009B0C20">
        <w:rPr>
          <w:rFonts w:ascii="Menlo" w:eastAsia="Times New Roman" w:hAnsi="Menlo" w:cs="Menlo"/>
          <w:color w:val="242424"/>
          <w:spacing w:val="-5"/>
          <w:kern w:val="0"/>
          <w:sz w:val="21"/>
          <w:szCs w:val="21"/>
          <w14:ligatures w14:val="none"/>
        </w:rPr>
        <w:t>):</w:t>
      </w:r>
      <w:r w:rsidRPr="009B0C20">
        <w:rPr>
          <w:rFonts w:ascii="Menlo" w:eastAsia="Times New Roman" w:hAnsi="Menlo" w:cs="Menlo"/>
          <w:color w:val="242424"/>
          <w:spacing w:val="-5"/>
          <w:kern w:val="0"/>
          <w:sz w:val="21"/>
          <w:szCs w:val="21"/>
          <w14:ligatures w14:val="none"/>
        </w:rPr>
        <w:br/>
        <w:t xml:space="preserve">    </w:t>
      </w:r>
      <w:r w:rsidRPr="009B0C20">
        <w:rPr>
          <w:rFonts w:ascii="Menlo" w:eastAsia="Times New Roman" w:hAnsi="Menlo" w:cs="Menlo"/>
          <w:color w:val="C41A16"/>
          <w:spacing w:val="-5"/>
          <w:kern w:val="0"/>
          <w:sz w:val="21"/>
          <w:szCs w:val="21"/>
          <w14:ligatures w14:val="none"/>
        </w:rPr>
        <w:t>"""</w:t>
      </w:r>
      <w:r w:rsidRPr="009B0C20">
        <w:rPr>
          <w:rFonts w:ascii="Menlo" w:eastAsia="Times New Roman" w:hAnsi="Menlo" w:cs="Menlo"/>
          <w:color w:val="C41A16"/>
          <w:spacing w:val="-5"/>
          <w:kern w:val="0"/>
          <w:sz w:val="21"/>
          <w:szCs w:val="21"/>
          <w14:ligatures w14:val="none"/>
        </w:rPr>
        <w:br/>
        <w:t xml:space="preserve">    Loads a YOLO object detection model from the specified model_path.</w:t>
      </w:r>
      <w:r w:rsidRPr="009B0C20">
        <w:rPr>
          <w:rFonts w:ascii="Menlo" w:eastAsia="Times New Roman" w:hAnsi="Menlo" w:cs="Menlo"/>
          <w:color w:val="C41A16"/>
          <w:spacing w:val="-5"/>
          <w:kern w:val="0"/>
          <w:sz w:val="21"/>
          <w:szCs w:val="21"/>
          <w14:ligatures w14:val="none"/>
        </w:rPr>
        <w:br/>
      </w:r>
      <w:r w:rsidRPr="009B0C20">
        <w:rPr>
          <w:rFonts w:ascii="Menlo" w:eastAsia="Times New Roman" w:hAnsi="Menlo" w:cs="Menlo"/>
          <w:color w:val="C41A16"/>
          <w:spacing w:val="-5"/>
          <w:kern w:val="0"/>
          <w:sz w:val="21"/>
          <w:szCs w:val="21"/>
          <w14:ligatures w14:val="none"/>
        </w:rPr>
        <w:br/>
      </w:r>
      <w:r w:rsidRPr="009B0C20">
        <w:rPr>
          <w:rFonts w:ascii="Menlo" w:eastAsia="Times New Roman" w:hAnsi="Menlo" w:cs="Menlo"/>
          <w:color w:val="C41A16"/>
          <w:spacing w:val="-5"/>
          <w:kern w:val="0"/>
          <w:sz w:val="21"/>
          <w:szCs w:val="21"/>
          <w14:ligatures w14:val="none"/>
        </w:rPr>
        <w:lastRenderedPageBreak/>
        <w:t xml:space="preserve">    Parameters:</w:t>
      </w:r>
      <w:r w:rsidRPr="009B0C20">
        <w:rPr>
          <w:rFonts w:ascii="Menlo" w:eastAsia="Times New Roman" w:hAnsi="Menlo" w:cs="Menlo"/>
          <w:color w:val="C41A16"/>
          <w:spacing w:val="-5"/>
          <w:kern w:val="0"/>
          <w:sz w:val="21"/>
          <w:szCs w:val="21"/>
          <w14:ligatures w14:val="none"/>
        </w:rPr>
        <w:br/>
        <w:t xml:space="preserve">        model_path (str): The path to the YOLO model file.</w:t>
      </w:r>
      <w:r w:rsidRPr="009B0C20">
        <w:rPr>
          <w:rFonts w:ascii="Menlo" w:eastAsia="Times New Roman" w:hAnsi="Menlo" w:cs="Menlo"/>
          <w:color w:val="C41A16"/>
          <w:spacing w:val="-5"/>
          <w:kern w:val="0"/>
          <w:sz w:val="21"/>
          <w:szCs w:val="21"/>
          <w14:ligatures w14:val="none"/>
        </w:rPr>
        <w:br/>
      </w:r>
      <w:r w:rsidRPr="009B0C20">
        <w:rPr>
          <w:rFonts w:ascii="Menlo" w:eastAsia="Times New Roman" w:hAnsi="Menlo" w:cs="Menlo"/>
          <w:color w:val="C41A16"/>
          <w:spacing w:val="-5"/>
          <w:kern w:val="0"/>
          <w:sz w:val="21"/>
          <w:szCs w:val="21"/>
          <w14:ligatures w14:val="none"/>
        </w:rPr>
        <w:br/>
        <w:t xml:space="preserve">    Returns:</w:t>
      </w:r>
      <w:r w:rsidRPr="009B0C20">
        <w:rPr>
          <w:rFonts w:ascii="Menlo" w:eastAsia="Times New Roman" w:hAnsi="Menlo" w:cs="Menlo"/>
          <w:color w:val="C41A16"/>
          <w:spacing w:val="-5"/>
          <w:kern w:val="0"/>
          <w:sz w:val="21"/>
          <w:szCs w:val="21"/>
          <w14:ligatures w14:val="none"/>
        </w:rPr>
        <w:br/>
        <w:t xml:space="preserve">        A YOLO object detection model.</w:t>
      </w:r>
      <w:r w:rsidRPr="009B0C20">
        <w:rPr>
          <w:rFonts w:ascii="Menlo" w:eastAsia="Times New Roman" w:hAnsi="Menlo" w:cs="Menlo"/>
          <w:color w:val="C41A16"/>
          <w:spacing w:val="-5"/>
          <w:kern w:val="0"/>
          <w:sz w:val="21"/>
          <w:szCs w:val="21"/>
          <w14:ligatures w14:val="none"/>
        </w:rPr>
        <w:br/>
        <w:t xml:space="preserve">    """</w:t>
      </w:r>
      <w:r w:rsidRPr="009B0C20">
        <w:rPr>
          <w:rFonts w:ascii="Menlo" w:eastAsia="Times New Roman" w:hAnsi="Menlo" w:cs="Menlo"/>
          <w:color w:val="242424"/>
          <w:spacing w:val="-5"/>
          <w:kern w:val="0"/>
          <w:sz w:val="21"/>
          <w:szCs w:val="21"/>
          <w14:ligatures w14:val="none"/>
        </w:rPr>
        <w:br/>
        <w:t xml:space="preserve">    model = YOLO(model_path)</w:t>
      </w:r>
      <w:r w:rsidRPr="009B0C20">
        <w:rPr>
          <w:rFonts w:ascii="Menlo" w:eastAsia="Times New Roman" w:hAnsi="Menlo" w:cs="Menlo"/>
          <w:color w:val="242424"/>
          <w:spacing w:val="-5"/>
          <w:kern w:val="0"/>
          <w:sz w:val="21"/>
          <w:szCs w:val="21"/>
          <w14:ligatures w14:val="none"/>
        </w:rPr>
        <w:br/>
        <w:t xml:space="preserve">    </w:t>
      </w:r>
      <w:r w:rsidRPr="009B0C20">
        <w:rPr>
          <w:rFonts w:ascii="Menlo" w:eastAsia="Times New Roman" w:hAnsi="Menlo" w:cs="Menlo"/>
          <w:color w:val="AA0D91"/>
          <w:spacing w:val="-5"/>
          <w:kern w:val="0"/>
          <w:sz w:val="21"/>
          <w:szCs w:val="21"/>
          <w14:ligatures w14:val="none"/>
        </w:rPr>
        <w:t>return</w:t>
      </w:r>
      <w:r w:rsidRPr="009B0C20">
        <w:rPr>
          <w:rFonts w:ascii="Menlo" w:eastAsia="Times New Roman" w:hAnsi="Menlo" w:cs="Menlo"/>
          <w:color w:val="242424"/>
          <w:spacing w:val="-5"/>
          <w:kern w:val="0"/>
          <w:sz w:val="21"/>
          <w:szCs w:val="21"/>
          <w14:ligatures w14:val="none"/>
        </w:rPr>
        <w:t xml:space="preserve"> model</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AA0D91"/>
          <w:spacing w:val="-5"/>
          <w:kern w:val="0"/>
          <w:sz w:val="21"/>
          <w:szCs w:val="21"/>
          <w14:ligatures w14:val="none"/>
        </w:rPr>
        <w:t>def</w:t>
      </w:r>
      <w:r w:rsidRPr="009B0C20">
        <w:rPr>
          <w:rFonts w:ascii="Menlo" w:eastAsia="Times New Roman" w:hAnsi="Menlo" w:cs="Menlo"/>
          <w:color w:val="242424"/>
          <w:spacing w:val="-5"/>
          <w:kern w:val="0"/>
          <w:sz w:val="21"/>
          <w:szCs w:val="21"/>
          <w14:ligatures w14:val="none"/>
        </w:rPr>
        <w:t xml:space="preserve"> display_tracker_options():</w:t>
      </w:r>
      <w:r w:rsidRPr="009B0C20">
        <w:rPr>
          <w:rFonts w:ascii="Menlo" w:eastAsia="Times New Roman" w:hAnsi="Menlo" w:cs="Menlo"/>
          <w:color w:val="242424"/>
          <w:spacing w:val="-5"/>
          <w:kern w:val="0"/>
          <w:sz w:val="21"/>
          <w:szCs w:val="21"/>
          <w14:ligatures w14:val="none"/>
        </w:rPr>
        <w:br/>
        <w:t xml:space="preserve">    display_tracker = st.radio(</w:t>
      </w:r>
      <w:r w:rsidRPr="009B0C20">
        <w:rPr>
          <w:rFonts w:ascii="Menlo" w:eastAsia="Times New Roman" w:hAnsi="Menlo" w:cs="Menlo"/>
          <w:color w:val="C41A16"/>
          <w:spacing w:val="-5"/>
          <w:kern w:val="0"/>
          <w:sz w:val="21"/>
          <w:szCs w:val="21"/>
          <w14:ligatures w14:val="none"/>
        </w:rPr>
        <w:t>"Display Tracker"</w:t>
      </w:r>
      <w:r w:rsidRPr="009B0C20">
        <w:rPr>
          <w:rFonts w:ascii="Menlo" w:eastAsia="Times New Roman" w:hAnsi="Menlo" w:cs="Menlo"/>
          <w:color w:val="242424"/>
          <w:spacing w:val="-5"/>
          <w:kern w:val="0"/>
          <w:sz w:val="21"/>
          <w:szCs w:val="21"/>
          <w14:ligatures w14:val="none"/>
        </w:rPr>
        <w:t>, (</w:t>
      </w:r>
      <w:r w:rsidRPr="009B0C20">
        <w:rPr>
          <w:rFonts w:ascii="Menlo" w:eastAsia="Times New Roman" w:hAnsi="Menlo" w:cs="Menlo"/>
          <w:color w:val="C41A16"/>
          <w:spacing w:val="-5"/>
          <w:kern w:val="0"/>
          <w:sz w:val="21"/>
          <w:szCs w:val="21"/>
          <w14:ligatures w14:val="none"/>
        </w:rPr>
        <w:t>'Yes'</w:t>
      </w:r>
      <w:r w:rsidRPr="009B0C20">
        <w:rPr>
          <w:rFonts w:ascii="Menlo" w:eastAsia="Times New Roman" w:hAnsi="Menlo" w:cs="Menlo"/>
          <w:color w:val="242424"/>
          <w:spacing w:val="-5"/>
          <w:kern w:val="0"/>
          <w:sz w:val="21"/>
          <w:szCs w:val="21"/>
          <w14:ligatures w14:val="none"/>
        </w:rPr>
        <w:t xml:space="preserve">, </w:t>
      </w:r>
      <w:r w:rsidRPr="009B0C20">
        <w:rPr>
          <w:rFonts w:ascii="Menlo" w:eastAsia="Times New Roman" w:hAnsi="Menlo" w:cs="Menlo"/>
          <w:color w:val="C41A16"/>
          <w:spacing w:val="-5"/>
          <w:kern w:val="0"/>
          <w:sz w:val="21"/>
          <w:szCs w:val="21"/>
          <w14:ligatures w14:val="none"/>
        </w:rPr>
        <w:t>'No'</w:t>
      </w:r>
      <w:r w:rsidRPr="009B0C20">
        <w:rPr>
          <w:rFonts w:ascii="Menlo" w:eastAsia="Times New Roman" w:hAnsi="Menlo" w:cs="Menlo"/>
          <w:color w:val="242424"/>
          <w:spacing w:val="-5"/>
          <w:kern w:val="0"/>
          <w:sz w:val="21"/>
          <w:szCs w:val="21"/>
          <w14:ligatures w14:val="none"/>
        </w:rPr>
        <w:t>))</w:t>
      </w:r>
      <w:r w:rsidRPr="009B0C20">
        <w:rPr>
          <w:rFonts w:ascii="Menlo" w:eastAsia="Times New Roman" w:hAnsi="Menlo" w:cs="Menlo"/>
          <w:color w:val="242424"/>
          <w:spacing w:val="-5"/>
          <w:kern w:val="0"/>
          <w:sz w:val="21"/>
          <w:szCs w:val="21"/>
          <w14:ligatures w14:val="none"/>
        </w:rPr>
        <w:br/>
        <w:t xml:space="preserve">    is_display_tracker = </w:t>
      </w:r>
      <w:r w:rsidRPr="009B0C20">
        <w:rPr>
          <w:rFonts w:ascii="Menlo" w:eastAsia="Times New Roman" w:hAnsi="Menlo" w:cs="Menlo"/>
          <w:color w:val="AA0D91"/>
          <w:spacing w:val="-5"/>
          <w:kern w:val="0"/>
          <w:sz w:val="21"/>
          <w:szCs w:val="21"/>
          <w14:ligatures w14:val="none"/>
        </w:rPr>
        <w:t>True</w:t>
      </w:r>
      <w:r w:rsidRPr="009B0C20">
        <w:rPr>
          <w:rFonts w:ascii="Menlo" w:eastAsia="Times New Roman" w:hAnsi="Menlo" w:cs="Menlo"/>
          <w:color w:val="242424"/>
          <w:spacing w:val="-5"/>
          <w:kern w:val="0"/>
          <w:sz w:val="21"/>
          <w:szCs w:val="21"/>
          <w14:ligatures w14:val="none"/>
        </w:rPr>
        <w:t xml:space="preserve"> </w:t>
      </w:r>
      <w:r w:rsidRPr="009B0C20">
        <w:rPr>
          <w:rFonts w:ascii="Menlo" w:eastAsia="Times New Roman" w:hAnsi="Menlo" w:cs="Menlo"/>
          <w:color w:val="AA0D91"/>
          <w:spacing w:val="-5"/>
          <w:kern w:val="0"/>
          <w:sz w:val="21"/>
          <w:szCs w:val="21"/>
          <w14:ligatures w14:val="none"/>
        </w:rPr>
        <w:t>if</w:t>
      </w:r>
      <w:r w:rsidRPr="009B0C20">
        <w:rPr>
          <w:rFonts w:ascii="Menlo" w:eastAsia="Times New Roman" w:hAnsi="Menlo" w:cs="Menlo"/>
          <w:color w:val="242424"/>
          <w:spacing w:val="-5"/>
          <w:kern w:val="0"/>
          <w:sz w:val="21"/>
          <w:szCs w:val="21"/>
          <w14:ligatures w14:val="none"/>
        </w:rPr>
        <w:t xml:space="preserve"> display_tracker == </w:t>
      </w:r>
      <w:r w:rsidRPr="009B0C20">
        <w:rPr>
          <w:rFonts w:ascii="Menlo" w:eastAsia="Times New Roman" w:hAnsi="Menlo" w:cs="Menlo"/>
          <w:color w:val="C41A16"/>
          <w:spacing w:val="-5"/>
          <w:kern w:val="0"/>
          <w:sz w:val="21"/>
          <w:szCs w:val="21"/>
          <w14:ligatures w14:val="none"/>
        </w:rPr>
        <w:t>'Yes'</w:t>
      </w:r>
      <w:r w:rsidRPr="009B0C20">
        <w:rPr>
          <w:rFonts w:ascii="Menlo" w:eastAsia="Times New Roman" w:hAnsi="Menlo" w:cs="Menlo"/>
          <w:color w:val="242424"/>
          <w:spacing w:val="-5"/>
          <w:kern w:val="0"/>
          <w:sz w:val="21"/>
          <w:szCs w:val="21"/>
          <w14:ligatures w14:val="none"/>
        </w:rPr>
        <w:t xml:space="preserve"> </w:t>
      </w:r>
      <w:r w:rsidRPr="009B0C20">
        <w:rPr>
          <w:rFonts w:ascii="Menlo" w:eastAsia="Times New Roman" w:hAnsi="Menlo" w:cs="Menlo"/>
          <w:color w:val="AA0D91"/>
          <w:spacing w:val="-5"/>
          <w:kern w:val="0"/>
          <w:sz w:val="21"/>
          <w:szCs w:val="21"/>
          <w14:ligatures w14:val="none"/>
        </w:rPr>
        <w:t>else</w:t>
      </w:r>
      <w:r w:rsidRPr="009B0C20">
        <w:rPr>
          <w:rFonts w:ascii="Menlo" w:eastAsia="Times New Roman" w:hAnsi="Menlo" w:cs="Menlo"/>
          <w:color w:val="242424"/>
          <w:spacing w:val="-5"/>
          <w:kern w:val="0"/>
          <w:sz w:val="21"/>
          <w:szCs w:val="21"/>
          <w14:ligatures w14:val="none"/>
        </w:rPr>
        <w:t xml:space="preserve"> </w:t>
      </w:r>
      <w:r w:rsidRPr="009B0C20">
        <w:rPr>
          <w:rFonts w:ascii="Menlo" w:eastAsia="Times New Roman" w:hAnsi="Menlo" w:cs="Menlo"/>
          <w:color w:val="AA0D91"/>
          <w:spacing w:val="-5"/>
          <w:kern w:val="0"/>
          <w:sz w:val="21"/>
          <w:szCs w:val="21"/>
          <w14:ligatures w14:val="none"/>
        </w:rPr>
        <w:t>False</w:t>
      </w:r>
      <w:r w:rsidRPr="009B0C20">
        <w:rPr>
          <w:rFonts w:ascii="Menlo" w:eastAsia="Times New Roman" w:hAnsi="Menlo" w:cs="Menlo"/>
          <w:color w:val="242424"/>
          <w:spacing w:val="-5"/>
          <w:kern w:val="0"/>
          <w:sz w:val="21"/>
          <w:szCs w:val="21"/>
          <w14:ligatures w14:val="none"/>
        </w:rPr>
        <w:br/>
        <w:t xml:space="preserve">    </w:t>
      </w:r>
      <w:r w:rsidRPr="009B0C20">
        <w:rPr>
          <w:rFonts w:ascii="Menlo" w:eastAsia="Times New Roman" w:hAnsi="Menlo" w:cs="Menlo"/>
          <w:color w:val="AA0D91"/>
          <w:spacing w:val="-5"/>
          <w:kern w:val="0"/>
          <w:sz w:val="21"/>
          <w:szCs w:val="21"/>
          <w14:ligatures w14:val="none"/>
        </w:rPr>
        <w:t>if</w:t>
      </w:r>
      <w:r w:rsidRPr="009B0C20">
        <w:rPr>
          <w:rFonts w:ascii="Menlo" w:eastAsia="Times New Roman" w:hAnsi="Menlo" w:cs="Menlo"/>
          <w:color w:val="242424"/>
          <w:spacing w:val="-5"/>
          <w:kern w:val="0"/>
          <w:sz w:val="21"/>
          <w:szCs w:val="21"/>
          <w14:ligatures w14:val="none"/>
        </w:rPr>
        <w:t xml:space="preserve"> is_display_tracker:</w:t>
      </w:r>
      <w:r w:rsidRPr="009B0C20">
        <w:rPr>
          <w:rFonts w:ascii="Menlo" w:eastAsia="Times New Roman" w:hAnsi="Menlo" w:cs="Menlo"/>
          <w:color w:val="242424"/>
          <w:spacing w:val="-5"/>
          <w:kern w:val="0"/>
          <w:sz w:val="21"/>
          <w:szCs w:val="21"/>
          <w14:ligatures w14:val="none"/>
        </w:rPr>
        <w:br/>
        <w:t xml:space="preserve">        tracker_type = st.radio(</w:t>
      </w:r>
      <w:r w:rsidRPr="009B0C20">
        <w:rPr>
          <w:rFonts w:ascii="Menlo" w:eastAsia="Times New Roman" w:hAnsi="Menlo" w:cs="Menlo"/>
          <w:color w:val="C41A16"/>
          <w:spacing w:val="-5"/>
          <w:kern w:val="0"/>
          <w:sz w:val="21"/>
          <w:szCs w:val="21"/>
          <w14:ligatures w14:val="none"/>
        </w:rPr>
        <w:t>"Tracker"</w:t>
      </w:r>
      <w:r w:rsidRPr="009B0C20">
        <w:rPr>
          <w:rFonts w:ascii="Menlo" w:eastAsia="Times New Roman" w:hAnsi="Menlo" w:cs="Menlo"/>
          <w:color w:val="242424"/>
          <w:spacing w:val="-5"/>
          <w:kern w:val="0"/>
          <w:sz w:val="21"/>
          <w:szCs w:val="21"/>
          <w14:ligatures w14:val="none"/>
        </w:rPr>
        <w:t>, (</w:t>
      </w:r>
      <w:r w:rsidRPr="009B0C20">
        <w:rPr>
          <w:rFonts w:ascii="Menlo" w:eastAsia="Times New Roman" w:hAnsi="Menlo" w:cs="Menlo"/>
          <w:color w:val="C41A16"/>
          <w:spacing w:val="-5"/>
          <w:kern w:val="0"/>
          <w:sz w:val="21"/>
          <w:szCs w:val="21"/>
          <w14:ligatures w14:val="none"/>
        </w:rPr>
        <w:t>"bytetrack.yaml"</w:t>
      </w:r>
      <w:r w:rsidRPr="009B0C20">
        <w:rPr>
          <w:rFonts w:ascii="Menlo" w:eastAsia="Times New Roman" w:hAnsi="Menlo" w:cs="Menlo"/>
          <w:color w:val="242424"/>
          <w:spacing w:val="-5"/>
          <w:kern w:val="0"/>
          <w:sz w:val="21"/>
          <w:szCs w:val="21"/>
          <w14:ligatures w14:val="none"/>
        </w:rPr>
        <w:t xml:space="preserve">, </w:t>
      </w:r>
      <w:r w:rsidRPr="009B0C20">
        <w:rPr>
          <w:rFonts w:ascii="Menlo" w:eastAsia="Times New Roman" w:hAnsi="Menlo" w:cs="Menlo"/>
          <w:color w:val="C41A16"/>
          <w:spacing w:val="-5"/>
          <w:kern w:val="0"/>
          <w:sz w:val="21"/>
          <w:szCs w:val="21"/>
          <w14:ligatures w14:val="none"/>
        </w:rPr>
        <w:t>"botsort.yaml"</w:t>
      </w:r>
      <w:r w:rsidRPr="009B0C20">
        <w:rPr>
          <w:rFonts w:ascii="Menlo" w:eastAsia="Times New Roman" w:hAnsi="Menlo" w:cs="Menlo"/>
          <w:color w:val="242424"/>
          <w:spacing w:val="-5"/>
          <w:kern w:val="0"/>
          <w:sz w:val="21"/>
          <w:szCs w:val="21"/>
          <w14:ligatures w14:val="none"/>
        </w:rPr>
        <w:t>))</w:t>
      </w:r>
      <w:r w:rsidRPr="009B0C20">
        <w:rPr>
          <w:rFonts w:ascii="Menlo" w:eastAsia="Times New Roman" w:hAnsi="Menlo" w:cs="Menlo"/>
          <w:color w:val="242424"/>
          <w:spacing w:val="-5"/>
          <w:kern w:val="0"/>
          <w:sz w:val="21"/>
          <w:szCs w:val="21"/>
          <w14:ligatures w14:val="none"/>
        </w:rPr>
        <w:br/>
        <w:t xml:space="preserve">        </w:t>
      </w:r>
      <w:r w:rsidRPr="009B0C20">
        <w:rPr>
          <w:rFonts w:ascii="Menlo" w:eastAsia="Times New Roman" w:hAnsi="Menlo" w:cs="Menlo"/>
          <w:color w:val="AA0D91"/>
          <w:spacing w:val="-5"/>
          <w:kern w:val="0"/>
          <w:sz w:val="21"/>
          <w:szCs w:val="21"/>
          <w14:ligatures w14:val="none"/>
        </w:rPr>
        <w:t>return</w:t>
      </w:r>
      <w:r w:rsidRPr="009B0C20">
        <w:rPr>
          <w:rFonts w:ascii="Menlo" w:eastAsia="Times New Roman" w:hAnsi="Menlo" w:cs="Menlo"/>
          <w:color w:val="242424"/>
          <w:spacing w:val="-5"/>
          <w:kern w:val="0"/>
          <w:sz w:val="21"/>
          <w:szCs w:val="21"/>
          <w14:ligatures w14:val="none"/>
        </w:rPr>
        <w:t xml:space="preserve"> is_display_tracker, tracker_type</w:t>
      </w:r>
      <w:r w:rsidRPr="009B0C20">
        <w:rPr>
          <w:rFonts w:ascii="Menlo" w:eastAsia="Times New Roman" w:hAnsi="Menlo" w:cs="Menlo"/>
          <w:color w:val="242424"/>
          <w:spacing w:val="-5"/>
          <w:kern w:val="0"/>
          <w:sz w:val="21"/>
          <w:szCs w:val="21"/>
          <w14:ligatures w14:val="none"/>
        </w:rPr>
        <w:br/>
        <w:t xml:space="preserve">    </w:t>
      </w:r>
      <w:r w:rsidRPr="009B0C20">
        <w:rPr>
          <w:rFonts w:ascii="Menlo" w:eastAsia="Times New Roman" w:hAnsi="Menlo" w:cs="Menlo"/>
          <w:color w:val="AA0D91"/>
          <w:spacing w:val="-5"/>
          <w:kern w:val="0"/>
          <w:sz w:val="21"/>
          <w:szCs w:val="21"/>
          <w14:ligatures w14:val="none"/>
        </w:rPr>
        <w:t>return</w:t>
      </w:r>
      <w:r w:rsidRPr="009B0C20">
        <w:rPr>
          <w:rFonts w:ascii="Menlo" w:eastAsia="Times New Roman" w:hAnsi="Menlo" w:cs="Menlo"/>
          <w:color w:val="242424"/>
          <w:spacing w:val="-5"/>
          <w:kern w:val="0"/>
          <w:sz w:val="21"/>
          <w:szCs w:val="21"/>
          <w14:ligatures w14:val="none"/>
        </w:rPr>
        <w:t xml:space="preserve"> is_display_tracker, </w:t>
      </w:r>
      <w:r w:rsidRPr="009B0C20">
        <w:rPr>
          <w:rFonts w:ascii="Menlo" w:eastAsia="Times New Roman" w:hAnsi="Menlo" w:cs="Menlo"/>
          <w:color w:val="AA0D91"/>
          <w:spacing w:val="-5"/>
          <w:kern w:val="0"/>
          <w:sz w:val="21"/>
          <w:szCs w:val="21"/>
          <w14:ligatures w14:val="none"/>
        </w:rPr>
        <w:t>None</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AA0D91"/>
          <w:spacing w:val="-5"/>
          <w:kern w:val="0"/>
          <w:sz w:val="21"/>
          <w:szCs w:val="21"/>
          <w14:ligatures w14:val="none"/>
        </w:rPr>
        <w:t>def</w:t>
      </w:r>
      <w:r w:rsidRPr="009B0C20">
        <w:rPr>
          <w:rFonts w:ascii="Menlo" w:eastAsia="Times New Roman" w:hAnsi="Menlo" w:cs="Menlo"/>
          <w:color w:val="242424"/>
          <w:spacing w:val="-5"/>
          <w:kern w:val="0"/>
          <w:sz w:val="21"/>
          <w:szCs w:val="21"/>
          <w14:ligatures w14:val="none"/>
        </w:rPr>
        <w:t xml:space="preserve"> _display_detected_frames(</w:t>
      </w:r>
      <w:r w:rsidRPr="009B0C20">
        <w:rPr>
          <w:rFonts w:ascii="Menlo" w:eastAsia="Times New Roman" w:hAnsi="Menlo" w:cs="Menlo"/>
          <w:color w:val="5C2699"/>
          <w:spacing w:val="-5"/>
          <w:kern w:val="0"/>
          <w:sz w:val="21"/>
          <w:szCs w:val="21"/>
          <w14:ligatures w14:val="none"/>
        </w:rPr>
        <w:t>conf, model, st_frame, image, is_display_tracking=</w:t>
      </w:r>
      <w:r w:rsidRPr="009B0C20">
        <w:rPr>
          <w:rFonts w:ascii="Menlo" w:eastAsia="Times New Roman" w:hAnsi="Menlo" w:cs="Menlo"/>
          <w:color w:val="AA0D91"/>
          <w:spacing w:val="-5"/>
          <w:kern w:val="0"/>
          <w:sz w:val="21"/>
          <w:szCs w:val="21"/>
          <w14:ligatures w14:val="none"/>
        </w:rPr>
        <w:t>None</w:t>
      </w:r>
      <w:r w:rsidRPr="009B0C20">
        <w:rPr>
          <w:rFonts w:ascii="Menlo" w:eastAsia="Times New Roman" w:hAnsi="Menlo" w:cs="Menlo"/>
          <w:color w:val="5C2699"/>
          <w:spacing w:val="-5"/>
          <w:kern w:val="0"/>
          <w:sz w:val="21"/>
          <w:szCs w:val="21"/>
          <w14:ligatures w14:val="none"/>
        </w:rPr>
        <w:t>, tracker=</w:t>
      </w:r>
      <w:r w:rsidRPr="009B0C20">
        <w:rPr>
          <w:rFonts w:ascii="Menlo" w:eastAsia="Times New Roman" w:hAnsi="Menlo" w:cs="Menlo"/>
          <w:color w:val="AA0D91"/>
          <w:spacing w:val="-5"/>
          <w:kern w:val="0"/>
          <w:sz w:val="21"/>
          <w:szCs w:val="21"/>
          <w14:ligatures w14:val="none"/>
        </w:rPr>
        <w:t>None</w:t>
      </w:r>
      <w:r w:rsidRPr="009B0C20">
        <w:rPr>
          <w:rFonts w:ascii="Menlo" w:eastAsia="Times New Roman" w:hAnsi="Menlo" w:cs="Menlo"/>
          <w:color w:val="242424"/>
          <w:spacing w:val="-5"/>
          <w:kern w:val="0"/>
          <w:sz w:val="21"/>
          <w:szCs w:val="21"/>
          <w14:ligatures w14:val="none"/>
        </w:rPr>
        <w:t>):</w:t>
      </w:r>
      <w:r w:rsidRPr="009B0C20">
        <w:rPr>
          <w:rFonts w:ascii="Menlo" w:eastAsia="Times New Roman" w:hAnsi="Menlo" w:cs="Menlo"/>
          <w:color w:val="242424"/>
          <w:spacing w:val="-5"/>
          <w:kern w:val="0"/>
          <w:sz w:val="21"/>
          <w:szCs w:val="21"/>
          <w14:ligatures w14:val="none"/>
        </w:rPr>
        <w:br/>
        <w:t xml:space="preserve">    </w:t>
      </w:r>
      <w:r w:rsidRPr="009B0C20">
        <w:rPr>
          <w:rFonts w:ascii="Menlo" w:eastAsia="Times New Roman" w:hAnsi="Menlo" w:cs="Menlo"/>
          <w:color w:val="C41A16"/>
          <w:spacing w:val="-5"/>
          <w:kern w:val="0"/>
          <w:sz w:val="21"/>
          <w:szCs w:val="21"/>
          <w14:ligatures w14:val="none"/>
        </w:rPr>
        <w:t>"""</w:t>
      </w:r>
      <w:r w:rsidRPr="009B0C20">
        <w:rPr>
          <w:rFonts w:ascii="Menlo" w:eastAsia="Times New Roman" w:hAnsi="Menlo" w:cs="Menlo"/>
          <w:color w:val="C41A16"/>
          <w:spacing w:val="-5"/>
          <w:kern w:val="0"/>
          <w:sz w:val="21"/>
          <w:szCs w:val="21"/>
          <w14:ligatures w14:val="none"/>
        </w:rPr>
        <w:br/>
        <w:t xml:space="preserve">    Display the detected objects on a video frame using the YOLOv8 model.</w:t>
      </w:r>
      <w:r w:rsidRPr="009B0C20">
        <w:rPr>
          <w:rFonts w:ascii="Menlo" w:eastAsia="Times New Roman" w:hAnsi="Menlo" w:cs="Menlo"/>
          <w:color w:val="C41A16"/>
          <w:spacing w:val="-5"/>
          <w:kern w:val="0"/>
          <w:sz w:val="21"/>
          <w:szCs w:val="21"/>
          <w14:ligatures w14:val="none"/>
        </w:rPr>
        <w:br/>
      </w:r>
      <w:r w:rsidRPr="009B0C20">
        <w:rPr>
          <w:rFonts w:ascii="Menlo" w:eastAsia="Times New Roman" w:hAnsi="Menlo" w:cs="Menlo"/>
          <w:color w:val="C41A16"/>
          <w:spacing w:val="-5"/>
          <w:kern w:val="0"/>
          <w:sz w:val="21"/>
          <w:szCs w:val="21"/>
          <w14:ligatures w14:val="none"/>
        </w:rPr>
        <w:br/>
        <w:t xml:space="preserve">    Args:</w:t>
      </w:r>
      <w:r w:rsidRPr="009B0C20">
        <w:rPr>
          <w:rFonts w:ascii="Menlo" w:eastAsia="Times New Roman" w:hAnsi="Menlo" w:cs="Menlo"/>
          <w:color w:val="C41A16"/>
          <w:spacing w:val="-5"/>
          <w:kern w:val="0"/>
          <w:sz w:val="21"/>
          <w:szCs w:val="21"/>
          <w14:ligatures w14:val="none"/>
        </w:rPr>
        <w:br/>
        <w:t xml:space="preserve">    - conf (float): Confidence threshold for object detection.</w:t>
      </w:r>
      <w:r w:rsidRPr="009B0C20">
        <w:rPr>
          <w:rFonts w:ascii="Menlo" w:eastAsia="Times New Roman" w:hAnsi="Menlo" w:cs="Menlo"/>
          <w:color w:val="C41A16"/>
          <w:spacing w:val="-5"/>
          <w:kern w:val="0"/>
          <w:sz w:val="21"/>
          <w:szCs w:val="21"/>
          <w14:ligatures w14:val="none"/>
        </w:rPr>
        <w:br/>
        <w:t xml:space="preserve">    - model (YoloV8): A YOLOv8 object detection model.</w:t>
      </w:r>
      <w:r w:rsidRPr="009B0C20">
        <w:rPr>
          <w:rFonts w:ascii="Menlo" w:eastAsia="Times New Roman" w:hAnsi="Menlo" w:cs="Menlo"/>
          <w:color w:val="C41A16"/>
          <w:spacing w:val="-5"/>
          <w:kern w:val="0"/>
          <w:sz w:val="21"/>
          <w:szCs w:val="21"/>
          <w14:ligatures w14:val="none"/>
        </w:rPr>
        <w:br/>
        <w:t xml:space="preserve">    - st_frame (Streamlit object): A Streamlit object to display the detected video.</w:t>
      </w:r>
      <w:r w:rsidRPr="009B0C20">
        <w:rPr>
          <w:rFonts w:ascii="Menlo" w:eastAsia="Times New Roman" w:hAnsi="Menlo" w:cs="Menlo"/>
          <w:color w:val="C41A16"/>
          <w:spacing w:val="-5"/>
          <w:kern w:val="0"/>
          <w:sz w:val="21"/>
          <w:szCs w:val="21"/>
          <w14:ligatures w14:val="none"/>
        </w:rPr>
        <w:br/>
        <w:t xml:space="preserve">    - image (numpy array): A numpy array representing the video frame.</w:t>
      </w:r>
      <w:r w:rsidRPr="009B0C20">
        <w:rPr>
          <w:rFonts w:ascii="Menlo" w:eastAsia="Times New Roman" w:hAnsi="Menlo" w:cs="Menlo"/>
          <w:color w:val="C41A16"/>
          <w:spacing w:val="-5"/>
          <w:kern w:val="0"/>
          <w:sz w:val="21"/>
          <w:szCs w:val="21"/>
          <w14:ligatures w14:val="none"/>
        </w:rPr>
        <w:br/>
        <w:t xml:space="preserve">    - is_display_tracking (bool): A flag indicating whether to display object tracking (default=None).</w:t>
      </w:r>
      <w:r w:rsidRPr="009B0C20">
        <w:rPr>
          <w:rFonts w:ascii="Menlo" w:eastAsia="Times New Roman" w:hAnsi="Menlo" w:cs="Menlo"/>
          <w:color w:val="C41A16"/>
          <w:spacing w:val="-5"/>
          <w:kern w:val="0"/>
          <w:sz w:val="21"/>
          <w:szCs w:val="21"/>
          <w14:ligatures w14:val="none"/>
        </w:rPr>
        <w:br/>
      </w:r>
      <w:r w:rsidRPr="009B0C20">
        <w:rPr>
          <w:rFonts w:ascii="Menlo" w:eastAsia="Times New Roman" w:hAnsi="Menlo" w:cs="Menlo"/>
          <w:color w:val="C41A16"/>
          <w:spacing w:val="-5"/>
          <w:kern w:val="0"/>
          <w:sz w:val="21"/>
          <w:szCs w:val="21"/>
          <w14:ligatures w14:val="none"/>
        </w:rPr>
        <w:br/>
        <w:t xml:space="preserve">    Returns:</w:t>
      </w:r>
      <w:r w:rsidRPr="009B0C20">
        <w:rPr>
          <w:rFonts w:ascii="Menlo" w:eastAsia="Times New Roman" w:hAnsi="Menlo" w:cs="Menlo"/>
          <w:color w:val="C41A16"/>
          <w:spacing w:val="-5"/>
          <w:kern w:val="0"/>
          <w:sz w:val="21"/>
          <w:szCs w:val="21"/>
          <w14:ligatures w14:val="none"/>
        </w:rPr>
        <w:br/>
        <w:t xml:space="preserve">    None</w:t>
      </w:r>
      <w:r w:rsidRPr="009B0C20">
        <w:rPr>
          <w:rFonts w:ascii="Menlo" w:eastAsia="Times New Roman" w:hAnsi="Menlo" w:cs="Menlo"/>
          <w:color w:val="C41A16"/>
          <w:spacing w:val="-5"/>
          <w:kern w:val="0"/>
          <w:sz w:val="21"/>
          <w:szCs w:val="21"/>
          <w14:ligatures w14:val="none"/>
        </w:rPr>
        <w:br/>
        <w:t xml:space="preserve">    """</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242424"/>
          <w:spacing w:val="-5"/>
          <w:kern w:val="0"/>
          <w:sz w:val="21"/>
          <w:szCs w:val="21"/>
          <w14:ligatures w14:val="none"/>
        </w:rPr>
        <w:br/>
        <w:t xml:space="preserve">    </w:t>
      </w:r>
      <w:r w:rsidRPr="009B0C20">
        <w:rPr>
          <w:rFonts w:ascii="Menlo" w:eastAsia="Times New Roman" w:hAnsi="Menlo" w:cs="Menlo"/>
          <w:color w:val="007400"/>
          <w:spacing w:val="-5"/>
          <w:kern w:val="0"/>
          <w:sz w:val="21"/>
          <w:szCs w:val="21"/>
          <w14:ligatures w14:val="none"/>
        </w:rPr>
        <w:t># Resize the image to a standard size</w:t>
      </w:r>
      <w:r w:rsidRPr="009B0C20">
        <w:rPr>
          <w:rFonts w:ascii="Menlo" w:eastAsia="Times New Roman" w:hAnsi="Menlo" w:cs="Menlo"/>
          <w:color w:val="242424"/>
          <w:spacing w:val="-5"/>
          <w:kern w:val="0"/>
          <w:sz w:val="21"/>
          <w:szCs w:val="21"/>
          <w14:ligatures w14:val="none"/>
        </w:rPr>
        <w:br/>
        <w:t xml:space="preserve">    image = cv2.resize(image, (</w:t>
      </w:r>
      <w:r w:rsidRPr="009B0C20">
        <w:rPr>
          <w:rFonts w:ascii="Menlo" w:eastAsia="Times New Roman" w:hAnsi="Menlo" w:cs="Menlo"/>
          <w:color w:val="1C00CF"/>
          <w:spacing w:val="-5"/>
          <w:kern w:val="0"/>
          <w:sz w:val="21"/>
          <w:szCs w:val="21"/>
          <w14:ligatures w14:val="none"/>
        </w:rPr>
        <w:t>720</w:t>
      </w:r>
      <w:r w:rsidRPr="009B0C20">
        <w:rPr>
          <w:rFonts w:ascii="Menlo" w:eastAsia="Times New Roman" w:hAnsi="Menlo" w:cs="Menlo"/>
          <w:color w:val="242424"/>
          <w:spacing w:val="-5"/>
          <w:kern w:val="0"/>
          <w:sz w:val="21"/>
          <w:szCs w:val="21"/>
          <w14:ligatures w14:val="none"/>
        </w:rPr>
        <w:t xml:space="preserve">, </w:t>
      </w:r>
      <w:r w:rsidRPr="009B0C20">
        <w:rPr>
          <w:rFonts w:ascii="Menlo" w:eastAsia="Times New Roman" w:hAnsi="Menlo" w:cs="Menlo"/>
          <w:color w:val="5C2699"/>
          <w:spacing w:val="-5"/>
          <w:kern w:val="0"/>
          <w:sz w:val="21"/>
          <w:szCs w:val="21"/>
          <w14:ligatures w14:val="none"/>
        </w:rPr>
        <w:t>int</w:t>
      </w:r>
      <w:r w:rsidRPr="009B0C20">
        <w:rPr>
          <w:rFonts w:ascii="Menlo" w:eastAsia="Times New Roman" w:hAnsi="Menlo" w:cs="Menlo"/>
          <w:color w:val="242424"/>
          <w:spacing w:val="-5"/>
          <w:kern w:val="0"/>
          <w:sz w:val="21"/>
          <w:szCs w:val="21"/>
          <w14:ligatures w14:val="none"/>
        </w:rPr>
        <w:t>(</w:t>
      </w:r>
      <w:r w:rsidRPr="009B0C20">
        <w:rPr>
          <w:rFonts w:ascii="Menlo" w:eastAsia="Times New Roman" w:hAnsi="Menlo" w:cs="Menlo"/>
          <w:color w:val="1C00CF"/>
          <w:spacing w:val="-5"/>
          <w:kern w:val="0"/>
          <w:sz w:val="21"/>
          <w:szCs w:val="21"/>
          <w14:ligatures w14:val="none"/>
        </w:rPr>
        <w:t>720</w:t>
      </w:r>
      <w:r w:rsidRPr="009B0C20">
        <w:rPr>
          <w:rFonts w:ascii="Menlo" w:eastAsia="Times New Roman" w:hAnsi="Menlo" w:cs="Menlo"/>
          <w:color w:val="242424"/>
          <w:spacing w:val="-5"/>
          <w:kern w:val="0"/>
          <w:sz w:val="21"/>
          <w:szCs w:val="21"/>
          <w14:ligatures w14:val="none"/>
        </w:rPr>
        <w:t>*(</w:t>
      </w:r>
      <w:r w:rsidRPr="009B0C20">
        <w:rPr>
          <w:rFonts w:ascii="Menlo" w:eastAsia="Times New Roman" w:hAnsi="Menlo" w:cs="Menlo"/>
          <w:color w:val="1C00CF"/>
          <w:spacing w:val="-5"/>
          <w:kern w:val="0"/>
          <w:sz w:val="21"/>
          <w:szCs w:val="21"/>
          <w14:ligatures w14:val="none"/>
        </w:rPr>
        <w:t>9</w:t>
      </w:r>
      <w:r w:rsidRPr="009B0C20">
        <w:rPr>
          <w:rFonts w:ascii="Menlo" w:eastAsia="Times New Roman" w:hAnsi="Menlo" w:cs="Menlo"/>
          <w:color w:val="242424"/>
          <w:spacing w:val="-5"/>
          <w:kern w:val="0"/>
          <w:sz w:val="21"/>
          <w:szCs w:val="21"/>
          <w14:ligatures w14:val="none"/>
        </w:rPr>
        <w:t>/</w:t>
      </w:r>
      <w:r w:rsidRPr="009B0C20">
        <w:rPr>
          <w:rFonts w:ascii="Menlo" w:eastAsia="Times New Roman" w:hAnsi="Menlo" w:cs="Menlo"/>
          <w:color w:val="1C00CF"/>
          <w:spacing w:val="-5"/>
          <w:kern w:val="0"/>
          <w:sz w:val="21"/>
          <w:szCs w:val="21"/>
          <w14:ligatures w14:val="none"/>
        </w:rPr>
        <w:t>16</w:t>
      </w:r>
      <w:r w:rsidRPr="009B0C20">
        <w:rPr>
          <w:rFonts w:ascii="Menlo" w:eastAsia="Times New Roman" w:hAnsi="Menlo" w:cs="Menlo"/>
          <w:color w:val="242424"/>
          <w:spacing w:val="-5"/>
          <w:kern w:val="0"/>
          <w:sz w:val="21"/>
          <w:szCs w:val="21"/>
          <w14:ligatures w14:val="none"/>
        </w:rPr>
        <w:t>))))</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242424"/>
          <w:spacing w:val="-5"/>
          <w:kern w:val="0"/>
          <w:sz w:val="21"/>
          <w:szCs w:val="21"/>
          <w14:ligatures w14:val="none"/>
        </w:rPr>
        <w:br/>
        <w:t xml:space="preserve">    </w:t>
      </w:r>
      <w:r w:rsidRPr="009B0C20">
        <w:rPr>
          <w:rFonts w:ascii="Menlo" w:eastAsia="Times New Roman" w:hAnsi="Menlo" w:cs="Menlo"/>
          <w:color w:val="007400"/>
          <w:spacing w:val="-5"/>
          <w:kern w:val="0"/>
          <w:sz w:val="21"/>
          <w:szCs w:val="21"/>
          <w14:ligatures w14:val="none"/>
        </w:rPr>
        <w:t># Display object tracking, if specified</w:t>
      </w:r>
      <w:r w:rsidRPr="009B0C20">
        <w:rPr>
          <w:rFonts w:ascii="Menlo" w:eastAsia="Times New Roman" w:hAnsi="Menlo" w:cs="Menlo"/>
          <w:color w:val="242424"/>
          <w:spacing w:val="-5"/>
          <w:kern w:val="0"/>
          <w:sz w:val="21"/>
          <w:szCs w:val="21"/>
          <w14:ligatures w14:val="none"/>
        </w:rPr>
        <w:br/>
        <w:t xml:space="preserve">    </w:t>
      </w:r>
      <w:r w:rsidRPr="009B0C20">
        <w:rPr>
          <w:rFonts w:ascii="Menlo" w:eastAsia="Times New Roman" w:hAnsi="Menlo" w:cs="Menlo"/>
          <w:color w:val="AA0D91"/>
          <w:spacing w:val="-5"/>
          <w:kern w:val="0"/>
          <w:sz w:val="21"/>
          <w:szCs w:val="21"/>
          <w14:ligatures w14:val="none"/>
        </w:rPr>
        <w:t>if</w:t>
      </w:r>
      <w:r w:rsidRPr="009B0C20">
        <w:rPr>
          <w:rFonts w:ascii="Menlo" w:eastAsia="Times New Roman" w:hAnsi="Menlo" w:cs="Menlo"/>
          <w:color w:val="242424"/>
          <w:spacing w:val="-5"/>
          <w:kern w:val="0"/>
          <w:sz w:val="21"/>
          <w:szCs w:val="21"/>
          <w14:ligatures w14:val="none"/>
        </w:rPr>
        <w:t xml:space="preserve"> is_display_tracking:</w:t>
      </w:r>
      <w:r w:rsidRPr="009B0C20">
        <w:rPr>
          <w:rFonts w:ascii="Menlo" w:eastAsia="Times New Roman" w:hAnsi="Menlo" w:cs="Menlo"/>
          <w:color w:val="242424"/>
          <w:spacing w:val="-5"/>
          <w:kern w:val="0"/>
          <w:sz w:val="21"/>
          <w:szCs w:val="21"/>
          <w14:ligatures w14:val="none"/>
        </w:rPr>
        <w:br/>
        <w:t xml:space="preserve">        res = model.track(image, conf=conf, persist=</w:t>
      </w:r>
      <w:r w:rsidRPr="009B0C20">
        <w:rPr>
          <w:rFonts w:ascii="Menlo" w:eastAsia="Times New Roman" w:hAnsi="Menlo" w:cs="Menlo"/>
          <w:color w:val="AA0D91"/>
          <w:spacing w:val="-5"/>
          <w:kern w:val="0"/>
          <w:sz w:val="21"/>
          <w:szCs w:val="21"/>
          <w14:ligatures w14:val="none"/>
        </w:rPr>
        <w:t>True</w:t>
      </w:r>
      <w:r w:rsidRPr="009B0C20">
        <w:rPr>
          <w:rFonts w:ascii="Menlo" w:eastAsia="Times New Roman" w:hAnsi="Menlo" w:cs="Menlo"/>
          <w:color w:val="242424"/>
          <w:spacing w:val="-5"/>
          <w:kern w:val="0"/>
          <w:sz w:val="21"/>
          <w:szCs w:val="21"/>
          <w14:ligatures w14:val="none"/>
        </w:rPr>
        <w:t>, tracker=tracker)</w:t>
      </w:r>
      <w:r w:rsidRPr="009B0C20">
        <w:rPr>
          <w:rFonts w:ascii="Menlo" w:eastAsia="Times New Roman" w:hAnsi="Menlo" w:cs="Menlo"/>
          <w:color w:val="242424"/>
          <w:spacing w:val="-5"/>
          <w:kern w:val="0"/>
          <w:sz w:val="21"/>
          <w:szCs w:val="21"/>
          <w14:ligatures w14:val="none"/>
        </w:rPr>
        <w:br/>
        <w:t xml:space="preserve">    </w:t>
      </w:r>
      <w:r w:rsidRPr="009B0C20">
        <w:rPr>
          <w:rFonts w:ascii="Menlo" w:eastAsia="Times New Roman" w:hAnsi="Menlo" w:cs="Menlo"/>
          <w:color w:val="AA0D91"/>
          <w:spacing w:val="-5"/>
          <w:kern w:val="0"/>
          <w:sz w:val="21"/>
          <w:szCs w:val="21"/>
          <w14:ligatures w14:val="none"/>
        </w:rPr>
        <w:t>else</w:t>
      </w:r>
      <w:r w:rsidRPr="009B0C20">
        <w:rPr>
          <w:rFonts w:ascii="Menlo" w:eastAsia="Times New Roman" w:hAnsi="Menlo" w:cs="Menlo"/>
          <w:color w:val="242424"/>
          <w:spacing w:val="-5"/>
          <w:kern w:val="0"/>
          <w:sz w:val="21"/>
          <w:szCs w:val="21"/>
          <w14:ligatures w14:val="none"/>
        </w:rPr>
        <w:t>:</w:t>
      </w:r>
      <w:r w:rsidRPr="009B0C20">
        <w:rPr>
          <w:rFonts w:ascii="Menlo" w:eastAsia="Times New Roman" w:hAnsi="Menlo" w:cs="Menlo"/>
          <w:color w:val="242424"/>
          <w:spacing w:val="-5"/>
          <w:kern w:val="0"/>
          <w:sz w:val="21"/>
          <w:szCs w:val="21"/>
          <w14:ligatures w14:val="none"/>
        </w:rPr>
        <w:br/>
        <w:t xml:space="preserve">        </w:t>
      </w:r>
      <w:r w:rsidRPr="009B0C20">
        <w:rPr>
          <w:rFonts w:ascii="Menlo" w:eastAsia="Times New Roman" w:hAnsi="Menlo" w:cs="Menlo"/>
          <w:color w:val="007400"/>
          <w:spacing w:val="-5"/>
          <w:kern w:val="0"/>
          <w:sz w:val="21"/>
          <w:szCs w:val="21"/>
          <w14:ligatures w14:val="none"/>
        </w:rPr>
        <w:t># Predict the objects in the image using the YOLOv8 model</w:t>
      </w:r>
      <w:r w:rsidRPr="009B0C20">
        <w:rPr>
          <w:rFonts w:ascii="Menlo" w:eastAsia="Times New Roman" w:hAnsi="Menlo" w:cs="Menlo"/>
          <w:color w:val="242424"/>
          <w:spacing w:val="-5"/>
          <w:kern w:val="0"/>
          <w:sz w:val="21"/>
          <w:szCs w:val="21"/>
          <w14:ligatures w14:val="none"/>
        </w:rPr>
        <w:br/>
        <w:t xml:space="preserve">        res = model.predict(image, conf=conf)</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242424"/>
          <w:spacing w:val="-5"/>
          <w:kern w:val="0"/>
          <w:sz w:val="21"/>
          <w:szCs w:val="21"/>
          <w14:ligatures w14:val="none"/>
        </w:rPr>
        <w:br/>
        <w:t xml:space="preserve">    </w:t>
      </w:r>
      <w:r w:rsidRPr="009B0C20">
        <w:rPr>
          <w:rFonts w:ascii="Menlo" w:eastAsia="Times New Roman" w:hAnsi="Menlo" w:cs="Menlo"/>
          <w:color w:val="007400"/>
          <w:spacing w:val="-5"/>
          <w:kern w:val="0"/>
          <w:sz w:val="21"/>
          <w:szCs w:val="21"/>
          <w14:ligatures w14:val="none"/>
        </w:rPr>
        <w:t># # Plot the detected objects on the video frame</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242424"/>
          <w:spacing w:val="-5"/>
          <w:kern w:val="0"/>
          <w:sz w:val="21"/>
          <w:szCs w:val="21"/>
          <w14:ligatures w14:val="none"/>
        </w:rPr>
        <w:lastRenderedPageBreak/>
        <w:t xml:space="preserve">    res_plotted = res[</w:t>
      </w:r>
      <w:r w:rsidRPr="009B0C20">
        <w:rPr>
          <w:rFonts w:ascii="Menlo" w:eastAsia="Times New Roman" w:hAnsi="Menlo" w:cs="Menlo"/>
          <w:color w:val="1C00CF"/>
          <w:spacing w:val="-5"/>
          <w:kern w:val="0"/>
          <w:sz w:val="21"/>
          <w:szCs w:val="21"/>
          <w14:ligatures w14:val="none"/>
        </w:rPr>
        <w:t>0</w:t>
      </w:r>
      <w:r w:rsidRPr="009B0C20">
        <w:rPr>
          <w:rFonts w:ascii="Menlo" w:eastAsia="Times New Roman" w:hAnsi="Menlo" w:cs="Menlo"/>
          <w:color w:val="242424"/>
          <w:spacing w:val="-5"/>
          <w:kern w:val="0"/>
          <w:sz w:val="21"/>
          <w:szCs w:val="21"/>
          <w14:ligatures w14:val="none"/>
        </w:rPr>
        <w:t>].plot()</w:t>
      </w:r>
      <w:r w:rsidRPr="009B0C20">
        <w:rPr>
          <w:rFonts w:ascii="Menlo" w:eastAsia="Times New Roman" w:hAnsi="Menlo" w:cs="Menlo"/>
          <w:color w:val="242424"/>
          <w:spacing w:val="-5"/>
          <w:kern w:val="0"/>
          <w:sz w:val="21"/>
          <w:szCs w:val="21"/>
          <w14:ligatures w14:val="none"/>
        </w:rPr>
        <w:br/>
        <w:t xml:space="preserve">    st_frame.image(res_plotted,</w:t>
      </w:r>
      <w:r w:rsidRPr="009B0C20">
        <w:rPr>
          <w:rFonts w:ascii="Menlo" w:eastAsia="Times New Roman" w:hAnsi="Menlo" w:cs="Menlo"/>
          <w:color w:val="242424"/>
          <w:spacing w:val="-5"/>
          <w:kern w:val="0"/>
          <w:sz w:val="21"/>
          <w:szCs w:val="21"/>
          <w14:ligatures w14:val="none"/>
        </w:rPr>
        <w:br/>
        <w:t xml:space="preserve">                   caption=</w:t>
      </w:r>
      <w:r w:rsidRPr="009B0C20">
        <w:rPr>
          <w:rFonts w:ascii="Menlo" w:eastAsia="Times New Roman" w:hAnsi="Menlo" w:cs="Menlo"/>
          <w:color w:val="C41A16"/>
          <w:spacing w:val="-5"/>
          <w:kern w:val="0"/>
          <w:sz w:val="21"/>
          <w:szCs w:val="21"/>
          <w14:ligatures w14:val="none"/>
        </w:rPr>
        <w:t>'Detected Video'</w:t>
      </w:r>
      <w:r w:rsidRPr="009B0C20">
        <w:rPr>
          <w:rFonts w:ascii="Menlo" w:eastAsia="Times New Roman" w:hAnsi="Menlo" w:cs="Menlo"/>
          <w:color w:val="242424"/>
          <w:spacing w:val="-5"/>
          <w:kern w:val="0"/>
          <w:sz w:val="21"/>
          <w:szCs w:val="21"/>
          <w14:ligatures w14:val="none"/>
        </w:rPr>
        <w:t>,</w:t>
      </w:r>
      <w:r w:rsidRPr="009B0C20">
        <w:rPr>
          <w:rFonts w:ascii="Menlo" w:eastAsia="Times New Roman" w:hAnsi="Menlo" w:cs="Menlo"/>
          <w:color w:val="242424"/>
          <w:spacing w:val="-5"/>
          <w:kern w:val="0"/>
          <w:sz w:val="21"/>
          <w:szCs w:val="21"/>
          <w14:ligatures w14:val="none"/>
        </w:rPr>
        <w:br/>
        <w:t xml:space="preserve">                   channels=</w:t>
      </w:r>
      <w:r w:rsidRPr="009B0C20">
        <w:rPr>
          <w:rFonts w:ascii="Menlo" w:eastAsia="Times New Roman" w:hAnsi="Menlo" w:cs="Menlo"/>
          <w:color w:val="C41A16"/>
          <w:spacing w:val="-5"/>
          <w:kern w:val="0"/>
          <w:sz w:val="21"/>
          <w:szCs w:val="21"/>
          <w14:ligatures w14:val="none"/>
        </w:rPr>
        <w:t>"BGR"</w:t>
      </w:r>
      <w:r w:rsidRPr="009B0C20">
        <w:rPr>
          <w:rFonts w:ascii="Menlo" w:eastAsia="Times New Roman" w:hAnsi="Menlo" w:cs="Menlo"/>
          <w:color w:val="242424"/>
          <w:spacing w:val="-5"/>
          <w:kern w:val="0"/>
          <w:sz w:val="21"/>
          <w:szCs w:val="21"/>
          <w14:ligatures w14:val="none"/>
        </w:rPr>
        <w:t>,</w:t>
      </w:r>
      <w:r w:rsidRPr="009B0C20">
        <w:rPr>
          <w:rFonts w:ascii="Menlo" w:eastAsia="Times New Roman" w:hAnsi="Menlo" w:cs="Menlo"/>
          <w:color w:val="242424"/>
          <w:spacing w:val="-5"/>
          <w:kern w:val="0"/>
          <w:sz w:val="21"/>
          <w:szCs w:val="21"/>
          <w14:ligatures w14:val="none"/>
        </w:rPr>
        <w:br/>
        <w:t xml:space="preserve">                   use_column_width=</w:t>
      </w:r>
      <w:r w:rsidRPr="009B0C20">
        <w:rPr>
          <w:rFonts w:ascii="Menlo" w:eastAsia="Times New Roman" w:hAnsi="Menlo" w:cs="Menlo"/>
          <w:color w:val="AA0D91"/>
          <w:spacing w:val="-5"/>
          <w:kern w:val="0"/>
          <w:sz w:val="21"/>
          <w:szCs w:val="21"/>
          <w14:ligatures w14:val="none"/>
        </w:rPr>
        <w:t>True</w:t>
      </w:r>
      <w:r w:rsidRPr="009B0C20">
        <w:rPr>
          <w:rFonts w:ascii="Menlo" w:eastAsia="Times New Roman" w:hAnsi="Menlo" w:cs="Menlo"/>
          <w:color w:val="242424"/>
          <w:spacing w:val="-5"/>
          <w:kern w:val="0"/>
          <w:sz w:val="21"/>
          <w:szCs w:val="21"/>
          <w14:ligatures w14:val="none"/>
        </w:rPr>
        <w:br/>
        <w:t xml:space="preserve">                   )</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AA0D91"/>
          <w:spacing w:val="-5"/>
          <w:kern w:val="0"/>
          <w:sz w:val="21"/>
          <w:szCs w:val="21"/>
          <w14:ligatures w14:val="none"/>
        </w:rPr>
        <w:t>def</w:t>
      </w:r>
      <w:r w:rsidRPr="009B0C20">
        <w:rPr>
          <w:rFonts w:ascii="Menlo" w:eastAsia="Times New Roman" w:hAnsi="Menlo" w:cs="Menlo"/>
          <w:color w:val="242424"/>
          <w:spacing w:val="-5"/>
          <w:kern w:val="0"/>
          <w:sz w:val="21"/>
          <w:szCs w:val="21"/>
          <w14:ligatures w14:val="none"/>
        </w:rPr>
        <w:t xml:space="preserve"> play_youtube_video(</w:t>
      </w:r>
      <w:r w:rsidRPr="009B0C20">
        <w:rPr>
          <w:rFonts w:ascii="Menlo" w:eastAsia="Times New Roman" w:hAnsi="Menlo" w:cs="Menlo"/>
          <w:color w:val="5C2699"/>
          <w:spacing w:val="-5"/>
          <w:kern w:val="0"/>
          <w:sz w:val="21"/>
          <w:szCs w:val="21"/>
          <w14:ligatures w14:val="none"/>
        </w:rPr>
        <w:t>conf, model</w:t>
      </w:r>
      <w:r w:rsidRPr="009B0C20">
        <w:rPr>
          <w:rFonts w:ascii="Menlo" w:eastAsia="Times New Roman" w:hAnsi="Menlo" w:cs="Menlo"/>
          <w:color w:val="242424"/>
          <w:spacing w:val="-5"/>
          <w:kern w:val="0"/>
          <w:sz w:val="21"/>
          <w:szCs w:val="21"/>
          <w14:ligatures w14:val="none"/>
        </w:rPr>
        <w:t>):</w:t>
      </w:r>
      <w:r w:rsidRPr="009B0C20">
        <w:rPr>
          <w:rFonts w:ascii="Menlo" w:eastAsia="Times New Roman" w:hAnsi="Menlo" w:cs="Menlo"/>
          <w:color w:val="242424"/>
          <w:spacing w:val="-5"/>
          <w:kern w:val="0"/>
          <w:sz w:val="21"/>
          <w:szCs w:val="21"/>
          <w14:ligatures w14:val="none"/>
        </w:rPr>
        <w:br/>
        <w:t xml:space="preserve">    </w:t>
      </w:r>
      <w:r w:rsidRPr="009B0C20">
        <w:rPr>
          <w:rFonts w:ascii="Menlo" w:eastAsia="Times New Roman" w:hAnsi="Menlo" w:cs="Menlo"/>
          <w:color w:val="C41A16"/>
          <w:spacing w:val="-5"/>
          <w:kern w:val="0"/>
          <w:sz w:val="21"/>
          <w:szCs w:val="21"/>
          <w14:ligatures w14:val="none"/>
        </w:rPr>
        <w:t>"""</w:t>
      </w:r>
      <w:r w:rsidRPr="009B0C20">
        <w:rPr>
          <w:rFonts w:ascii="Menlo" w:eastAsia="Times New Roman" w:hAnsi="Menlo" w:cs="Menlo"/>
          <w:color w:val="C41A16"/>
          <w:spacing w:val="-5"/>
          <w:kern w:val="0"/>
          <w:sz w:val="21"/>
          <w:szCs w:val="21"/>
          <w14:ligatures w14:val="none"/>
        </w:rPr>
        <w:br/>
        <w:t xml:space="preserve">    Plays a webcam stream. Detects Objects in real-time using the YOLOv8 object detection model.</w:t>
      </w:r>
      <w:r w:rsidRPr="009B0C20">
        <w:rPr>
          <w:rFonts w:ascii="Menlo" w:eastAsia="Times New Roman" w:hAnsi="Menlo" w:cs="Menlo"/>
          <w:color w:val="C41A16"/>
          <w:spacing w:val="-5"/>
          <w:kern w:val="0"/>
          <w:sz w:val="21"/>
          <w:szCs w:val="21"/>
          <w14:ligatures w14:val="none"/>
        </w:rPr>
        <w:br/>
      </w:r>
      <w:r w:rsidRPr="009B0C20">
        <w:rPr>
          <w:rFonts w:ascii="Menlo" w:eastAsia="Times New Roman" w:hAnsi="Menlo" w:cs="Menlo"/>
          <w:color w:val="C41A16"/>
          <w:spacing w:val="-5"/>
          <w:kern w:val="0"/>
          <w:sz w:val="21"/>
          <w:szCs w:val="21"/>
          <w14:ligatures w14:val="none"/>
        </w:rPr>
        <w:br/>
        <w:t xml:space="preserve">    Parameters:</w:t>
      </w:r>
      <w:r w:rsidRPr="009B0C20">
        <w:rPr>
          <w:rFonts w:ascii="Menlo" w:eastAsia="Times New Roman" w:hAnsi="Menlo" w:cs="Menlo"/>
          <w:color w:val="C41A16"/>
          <w:spacing w:val="-5"/>
          <w:kern w:val="0"/>
          <w:sz w:val="21"/>
          <w:szCs w:val="21"/>
          <w14:ligatures w14:val="none"/>
        </w:rPr>
        <w:br/>
        <w:t xml:space="preserve">        conf: Confidence of YOLOv8 model.</w:t>
      </w:r>
      <w:r w:rsidRPr="009B0C20">
        <w:rPr>
          <w:rFonts w:ascii="Menlo" w:eastAsia="Times New Roman" w:hAnsi="Menlo" w:cs="Menlo"/>
          <w:color w:val="C41A16"/>
          <w:spacing w:val="-5"/>
          <w:kern w:val="0"/>
          <w:sz w:val="21"/>
          <w:szCs w:val="21"/>
          <w14:ligatures w14:val="none"/>
        </w:rPr>
        <w:br/>
        <w:t xml:space="preserve">        model: An instance of the `YOLOv8` class containing the YOLOv8 model.</w:t>
      </w:r>
      <w:r w:rsidRPr="009B0C20">
        <w:rPr>
          <w:rFonts w:ascii="Menlo" w:eastAsia="Times New Roman" w:hAnsi="Menlo" w:cs="Menlo"/>
          <w:color w:val="C41A16"/>
          <w:spacing w:val="-5"/>
          <w:kern w:val="0"/>
          <w:sz w:val="21"/>
          <w:szCs w:val="21"/>
          <w14:ligatures w14:val="none"/>
        </w:rPr>
        <w:br/>
      </w:r>
      <w:r w:rsidRPr="009B0C20">
        <w:rPr>
          <w:rFonts w:ascii="Menlo" w:eastAsia="Times New Roman" w:hAnsi="Menlo" w:cs="Menlo"/>
          <w:color w:val="C41A16"/>
          <w:spacing w:val="-5"/>
          <w:kern w:val="0"/>
          <w:sz w:val="21"/>
          <w:szCs w:val="21"/>
          <w14:ligatures w14:val="none"/>
        </w:rPr>
        <w:br/>
        <w:t xml:space="preserve">    Returns:</w:t>
      </w:r>
      <w:r w:rsidRPr="009B0C20">
        <w:rPr>
          <w:rFonts w:ascii="Menlo" w:eastAsia="Times New Roman" w:hAnsi="Menlo" w:cs="Menlo"/>
          <w:color w:val="C41A16"/>
          <w:spacing w:val="-5"/>
          <w:kern w:val="0"/>
          <w:sz w:val="21"/>
          <w:szCs w:val="21"/>
          <w14:ligatures w14:val="none"/>
        </w:rPr>
        <w:br/>
        <w:t xml:space="preserve">        None</w:t>
      </w:r>
      <w:r w:rsidRPr="009B0C20">
        <w:rPr>
          <w:rFonts w:ascii="Menlo" w:eastAsia="Times New Roman" w:hAnsi="Menlo" w:cs="Menlo"/>
          <w:color w:val="C41A16"/>
          <w:spacing w:val="-5"/>
          <w:kern w:val="0"/>
          <w:sz w:val="21"/>
          <w:szCs w:val="21"/>
          <w14:ligatures w14:val="none"/>
        </w:rPr>
        <w:br/>
      </w:r>
      <w:r w:rsidRPr="009B0C20">
        <w:rPr>
          <w:rFonts w:ascii="Menlo" w:eastAsia="Times New Roman" w:hAnsi="Menlo" w:cs="Menlo"/>
          <w:color w:val="C41A16"/>
          <w:spacing w:val="-5"/>
          <w:kern w:val="0"/>
          <w:sz w:val="21"/>
          <w:szCs w:val="21"/>
          <w14:ligatures w14:val="none"/>
        </w:rPr>
        <w:br/>
        <w:t xml:space="preserve">    Raises:</w:t>
      </w:r>
      <w:r w:rsidRPr="009B0C20">
        <w:rPr>
          <w:rFonts w:ascii="Menlo" w:eastAsia="Times New Roman" w:hAnsi="Menlo" w:cs="Menlo"/>
          <w:color w:val="C41A16"/>
          <w:spacing w:val="-5"/>
          <w:kern w:val="0"/>
          <w:sz w:val="21"/>
          <w:szCs w:val="21"/>
          <w14:ligatures w14:val="none"/>
        </w:rPr>
        <w:br/>
        <w:t xml:space="preserve">        None</w:t>
      </w:r>
      <w:r w:rsidRPr="009B0C20">
        <w:rPr>
          <w:rFonts w:ascii="Menlo" w:eastAsia="Times New Roman" w:hAnsi="Menlo" w:cs="Menlo"/>
          <w:color w:val="C41A16"/>
          <w:spacing w:val="-5"/>
          <w:kern w:val="0"/>
          <w:sz w:val="21"/>
          <w:szCs w:val="21"/>
          <w14:ligatures w14:val="none"/>
        </w:rPr>
        <w:br/>
        <w:t xml:space="preserve">    """</w:t>
      </w:r>
      <w:r w:rsidRPr="009B0C20">
        <w:rPr>
          <w:rFonts w:ascii="Menlo" w:eastAsia="Times New Roman" w:hAnsi="Menlo" w:cs="Menlo"/>
          <w:color w:val="242424"/>
          <w:spacing w:val="-5"/>
          <w:kern w:val="0"/>
          <w:sz w:val="21"/>
          <w:szCs w:val="21"/>
          <w14:ligatures w14:val="none"/>
        </w:rPr>
        <w:br/>
        <w:t xml:space="preserve">    source_youtube = st.sidebar.text_input(</w:t>
      </w:r>
      <w:r w:rsidRPr="009B0C20">
        <w:rPr>
          <w:rFonts w:ascii="Menlo" w:eastAsia="Times New Roman" w:hAnsi="Menlo" w:cs="Menlo"/>
          <w:color w:val="C41A16"/>
          <w:spacing w:val="-5"/>
          <w:kern w:val="0"/>
          <w:sz w:val="21"/>
          <w:szCs w:val="21"/>
          <w14:ligatures w14:val="none"/>
        </w:rPr>
        <w:t>"YouTube Video url"</w:t>
      </w:r>
      <w:r w:rsidRPr="009B0C20">
        <w:rPr>
          <w:rFonts w:ascii="Menlo" w:eastAsia="Times New Roman" w:hAnsi="Menlo" w:cs="Menlo"/>
          <w:color w:val="242424"/>
          <w:spacing w:val="-5"/>
          <w:kern w:val="0"/>
          <w:sz w:val="21"/>
          <w:szCs w:val="21"/>
          <w14:ligatures w14:val="none"/>
        </w:rPr>
        <w:t>)</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242424"/>
          <w:spacing w:val="-5"/>
          <w:kern w:val="0"/>
          <w:sz w:val="21"/>
          <w:szCs w:val="21"/>
          <w14:ligatures w14:val="none"/>
        </w:rPr>
        <w:br/>
        <w:t xml:space="preserve">    is_display_tracker, tracker = display_tracker_options()</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242424"/>
          <w:spacing w:val="-5"/>
          <w:kern w:val="0"/>
          <w:sz w:val="21"/>
          <w:szCs w:val="21"/>
          <w14:ligatures w14:val="none"/>
        </w:rPr>
        <w:br/>
        <w:t xml:space="preserve">    </w:t>
      </w:r>
      <w:r w:rsidRPr="009B0C20">
        <w:rPr>
          <w:rFonts w:ascii="Menlo" w:eastAsia="Times New Roman" w:hAnsi="Menlo" w:cs="Menlo"/>
          <w:color w:val="AA0D91"/>
          <w:spacing w:val="-5"/>
          <w:kern w:val="0"/>
          <w:sz w:val="21"/>
          <w:szCs w:val="21"/>
          <w14:ligatures w14:val="none"/>
        </w:rPr>
        <w:t>if</w:t>
      </w:r>
      <w:r w:rsidRPr="009B0C20">
        <w:rPr>
          <w:rFonts w:ascii="Menlo" w:eastAsia="Times New Roman" w:hAnsi="Menlo" w:cs="Menlo"/>
          <w:color w:val="242424"/>
          <w:spacing w:val="-5"/>
          <w:kern w:val="0"/>
          <w:sz w:val="21"/>
          <w:szCs w:val="21"/>
          <w14:ligatures w14:val="none"/>
        </w:rPr>
        <w:t xml:space="preserve"> st.sidebar.button(</w:t>
      </w:r>
      <w:r w:rsidRPr="009B0C20">
        <w:rPr>
          <w:rFonts w:ascii="Menlo" w:eastAsia="Times New Roman" w:hAnsi="Menlo" w:cs="Menlo"/>
          <w:color w:val="C41A16"/>
          <w:spacing w:val="-5"/>
          <w:kern w:val="0"/>
          <w:sz w:val="21"/>
          <w:szCs w:val="21"/>
          <w14:ligatures w14:val="none"/>
        </w:rPr>
        <w:t>'Detect Objects'</w:t>
      </w:r>
      <w:r w:rsidRPr="009B0C20">
        <w:rPr>
          <w:rFonts w:ascii="Menlo" w:eastAsia="Times New Roman" w:hAnsi="Menlo" w:cs="Menlo"/>
          <w:color w:val="242424"/>
          <w:spacing w:val="-5"/>
          <w:kern w:val="0"/>
          <w:sz w:val="21"/>
          <w:szCs w:val="21"/>
          <w14:ligatures w14:val="none"/>
        </w:rPr>
        <w:t>):</w:t>
      </w:r>
      <w:r w:rsidRPr="009B0C20">
        <w:rPr>
          <w:rFonts w:ascii="Menlo" w:eastAsia="Times New Roman" w:hAnsi="Menlo" w:cs="Menlo"/>
          <w:color w:val="242424"/>
          <w:spacing w:val="-5"/>
          <w:kern w:val="0"/>
          <w:sz w:val="21"/>
          <w:szCs w:val="21"/>
          <w14:ligatures w14:val="none"/>
        </w:rPr>
        <w:br/>
        <w:t xml:space="preserve">        </w:t>
      </w:r>
      <w:r w:rsidRPr="009B0C20">
        <w:rPr>
          <w:rFonts w:ascii="Menlo" w:eastAsia="Times New Roman" w:hAnsi="Menlo" w:cs="Menlo"/>
          <w:color w:val="AA0D91"/>
          <w:spacing w:val="-5"/>
          <w:kern w:val="0"/>
          <w:sz w:val="21"/>
          <w:szCs w:val="21"/>
          <w14:ligatures w14:val="none"/>
        </w:rPr>
        <w:t>try</w:t>
      </w:r>
      <w:r w:rsidRPr="009B0C20">
        <w:rPr>
          <w:rFonts w:ascii="Menlo" w:eastAsia="Times New Roman" w:hAnsi="Menlo" w:cs="Menlo"/>
          <w:color w:val="242424"/>
          <w:spacing w:val="-5"/>
          <w:kern w:val="0"/>
          <w:sz w:val="21"/>
          <w:szCs w:val="21"/>
          <w14:ligatures w14:val="none"/>
        </w:rPr>
        <w:t>:</w:t>
      </w:r>
      <w:r w:rsidRPr="009B0C20">
        <w:rPr>
          <w:rFonts w:ascii="Menlo" w:eastAsia="Times New Roman" w:hAnsi="Menlo" w:cs="Menlo"/>
          <w:color w:val="242424"/>
          <w:spacing w:val="-5"/>
          <w:kern w:val="0"/>
          <w:sz w:val="21"/>
          <w:szCs w:val="21"/>
          <w14:ligatures w14:val="none"/>
        </w:rPr>
        <w:br/>
        <w:t xml:space="preserve">            yt = YouTube(source_youtube)</w:t>
      </w:r>
      <w:r w:rsidRPr="009B0C20">
        <w:rPr>
          <w:rFonts w:ascii="Menlo" w:eastAsia="Times New Roman" w:hAnsi="Menlo" w:cs="Menlo"/>
          <w:color w:val="242424"/>
          <w:spacing w:val="-5"/>
          <w:kern w:val="0"/>
          <w:sz w:val="21"/>
          <w:szCs w:val="21"/>
          <w14:ligatures w14:val="none"/>
        </w:rPr>
        <w:br/>
        <w:t xml:space="preserve">            stream = yt.streams.</w:t>
      </w:r>
      <w:r w:rsidRPr="009B0C20">
        <w:rPr>
          <w:rFonts w:ascii="Menlo" w:eastAsia="Times New Roman" w:hAnsi="Menlo" w:cs="Menlo"/>
          <w:color w:val="5C2699"/>
          <w:spacing w:val="-5"/>
          <w:kern w:val="0"/>
          <w:sz w:val="21"/>
          <w:szCs w:val="21"/>
          <w14:ligatures w14:val="none"/>
        </w:rPr>
        <w:t>filter</w:t>
      </w:r>
      <w:r w:rsidRPr="009B0C20">
        <w:rPr>
          <w:rFonts w:ascii="Menlo" w:eastAsia="Times New Roman" w:hAnsi="Menlo" w:cs="Menlo"/>
          <w:color w:val="242424"/>
          <w:spacing w:val="-5"/>
          <w:kern w:val="0"/>
          <w:sz w:val="21"/>
          <w:szCs w:val="21"/>
          <w14:ligatures w14:val="none"/>
        </w:rPr>
        <w:t>(file_extension=</w:t>
      </w:r>
      <w:r w:rsidRPr="009B0C20">
        <w:rPr>
          <w:rFonts w:ascii="Menlo" w:eastAsia="Times New Roman" w:hAnsi="Menlo" w:cs="Menlo"/>
          <w:color w:val="C41A16"/>
          <w:spacing w:val="-5"/>
          <w:kern w:val="0"/>
          <w:sz w:val="21"/>
          <w:szCs w:val="21"/>
          <w14:ligatures w14:val="none"/>
        </w:rPr>
        <w:t>"mp4"</w:t>
      </w:r>
      <w:r w:rsidRPr="009B0C20">
        <w:rPr>
          <w:rFonts w:ascii="Menlo" w:eastAsia="Times New Roman" w:hAnsi="Menlo" w:cs="Menlo"/>
          <w:color w:val="242424"/>
          <w:spacing w:val="-5"/>
          <w:kern w:val="0"/>
          <w:sz w:val="21"/>
          <w:szCs w:val="21"/>
          <w14:ligatures w14:val="none"/>
        </w:rPr>
        <w:t>, res=</w:t>
      </w:r>
      <w:r w:rsidRPr="009B0C20">
        <w:rPr>
          <w:rFonts w:ascii="Menlo" w:eastAsia="Times New Roman" w:hAnsi="Menlo" w:cs="Menlo"/>
          <w:color w:val="1C00CF"/>
          <w:spacing w:val="-5"/>
          <w:kern w:val="0"/>
          <w:sz w:val="21"/>
          <w:szCs w:val="21"/>
          <w14:ligatures w14:val="none"/>
        </w:rPr>
        <w:t>720</w:t>
      </w:r>
      <w:r w:rsidRPr="009B0C20">
        <w:rPr>
          <w:rFonts w:ascii="Menlo" w:eastAsia="Times New Roman" w:hAnsi="Menlo" w:cs="Menlo"/>
          <w:color w:val="242424"/>
          <w:spacing w:val="-5"/>
          <w:kern w:val="0"/>
          <w:sz w:val="21"/>
          <w:szCs w:val="21"/>
          <w14:ligatures w14:val="none"/>
        </w:rPr>
        <w:t>).first()</w:t>
      </w:r>
      <w:r w:rsidRPr="009B0C20">
        <w:rPr>
          <w:rFonts w:ascii="Menlo" w:eastAsia="Times New Roman" w:hAnsi="Menlo" w:cs="Menlo"/>
          <w:color w:val="242424"/>
          <w:spacing w:val="-5"/>
          <w:kern w:val="0"/>
          <w:sz w:val="21"/>
          <w:szCs w:val="21"/>
          <w14:ligatures w14:val="none"/>
        </w:rPr>
        <w:br/>
        <w:t xml:space="preserve">            vid_cap = cv2.VideoCapture(stream.url)</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242424"/>
          <w:spacing w:val="-5"/>
          <w:kern w:val="0"/>
          <w:sz w:val="21"/>
          <w:szCs w:val="21"/>
          <w14:ligatures w14:val="none"/>
        </w:rPr>
        <w:br/>
        <w:t xml:space="preserve">            st_frame = st.empty()</w:t>
      </w:r>
      <w:r w:rsidRPr="009B0C20">
        <w:rPr>
          <w:rFonts w:ascii="Menlo" w:eastAsia="Times New Roman" w:hAnsi="Menlo" w:cs="Menlo"/>
          <w:color w:val="242424"/>
          <w:spacing w:val="-5"/>
          <w:kern w:val="0"/>
          <w:sz w:val="21"/>
          <w:szCs w:val="21"/>
          <w14:ligatures w14:val="none"/>
        </w:rPr>
        <w:br/>
        <w:t xml:space="preserve">            </w:t>
      </w:r>
      <w:r w:rsidRPr="009B0C20">
        <w:rPr>
          <w:rFonts w:ascii="Menlo" w:eastAsia="Times New Roman" w:hAnsi="Menlo" w:cs="Menlo"/>
          <w:color w:val="AA0D91"/>
          <w:spacing w:val="-5"/>
          <w:kern w:val="0"/>
          <w:sz w:val="21"/>
          <w:szCs w:val="21"/>
          <w14:ligatures w14:val="none"/>
        </w:rPr>
        <w:t>while</w:t>
      </w:r>
      <w:r w:rsidRPr="009B0C20">
        <w:rPr>
          <w:rFonts w:ascii="Menlo" w:eastAsia="Times New Roman" w:hAnsi="Menlo" w:cs="Menlo"/>
          <w:color w:val="242424"/>
          <w:spacing w:val="-5"/>
          <w:kern w:val="0"/>
          <w:sz w:val="21"/>
          <w:szCs w:val="21"/>
          <w14:ligatures w14:val="none"/>
        </w:rPr>
        <w:t xml:space="preserve"> (vid_cap.isOpened()):</w:t>
      </w:r>
      <w:r w:rsidRPr="009B0C20">
        <w:rPr>
          <w:rFonts w:ascii="Menlo" w:eastAsia="Times New Roman" w:hAnsi="Menlo" w:cs="Menlo"/>
          <w:color w:val="242424"/>
          <w:spacing w:val="-5"/>
          <w:kern w:val="0"/>
          <w:sz w:val="21"/>
          <w:szCs w:val="21"/>
          <w14:ligatures w14:val="none"/>
        </w:rPr>
        <w:br/>
        <w:t xml:space="preserve">                success, image = vid_cap.read()</w:t>
      </w:r>
      <w:r w:rsidRPr="009B0C20">
        <w:rPr>
          <w:rFonts w:ascii="Menlo" w:eastAsia="Times New Roman" w:hAnsi="Menlo" w:cs="Menlo"/>
          <w:color w:val="242424"/>
          <w:spacing w:val="-5"/>
          <w:kern w:val="0"/>
          <w:sz w:val="21"/>
          <w:szCs w:val="21"/>
          <w14:ligatures w14:val="none"/>
        </w:rPr>
        <w:br/>
        <w:t xml:space="preserve">                </w:t>
      </w:r>
      <w:r w:rsidRPr="009B0C20">
        <w:rPr>
          <w:rFonts w:ascii="Menlo" w:eastAsia="Times New Roman" w:hAnsi="Menlo" w:cs="Menlo"/>
          <w:color w:val="AA0D91"/>
          <w:spacing w:val="-5"/>
          <w:kern w:val="0"/>
          <w:sz w:val="21"/>
          <w:szCs w:val="21"/>
          <w14:ligatures w14:val="none"/>
        </w:rPr>
        <w:t>if</w:t>
      </w:r>
      <w:r w:rsidRPr="009B0C20">
        <w:rPr>
          <w:rFonts w:ascii="Menlo" w:eastAsia="Times New Roman" w:hAnsi="Menlo" w:cs="Menlo"/>
          <w:color w:val="242424"/>
          <w:spacing w:val="-5"/>
          <w:kern w:val="0"/>
          <w:sz w:val="21"/>
          <w:szCs w:val="21"/>
          <w14:ligatures w14:val="none"/>
        </w:rPr>
        <w:t xml:space="preserve"> success:</w:t>
      </w:r>
      <w:r w:rsidRPr="009B0C20">
        <w:rPr>
          <w:rFonts w:ascii="Menlo" w:eastAsia="Times New Roman" w:hAnsi="Menlo" w:cs="Menlo"/>
          <w:color w:val="242424"/>
          <w:spacing w:val="-5"/>
          <w:kern w:val="0"/>
          <w:sz w:val="21"/>
          <w:szCs w:val="21"/>
          <w14:ligatures w14:val="none"/>
        </w:rPr>
        <w:br/>
        <w:t xml:space="preserve">                    _display_detected_frames(conf,</w:t>
      </w:r>
      <w:r w:rsidRPr="009B0C20">
        <w:rPr>
          <w:rFonts w:ascii="Menlo" w:eastAsia="Times New Roman" w:hAnsi="Menlo" w:cs="Menlo"/>
          <w:color w:val="242424"/>
          <w:spacing w:val="-5"/>
          <w:kern w:val="0"/>
          <w:sz w:val="21"/>
          <w:szCs w:val="21"/>
          <w14:ligatures w14:val="none"/>
        </w:rPr>
        <w:br/>
        <w:t xml:space="preserve">                                             model,</w:t>
      </w:r>
      <w:r w:rsidRPr="009B0C20">
        <w:rPr>
          <w:rFonts w:ascii="Menlo" w:eastAsia="Times New Roman" w:hAnsi="Menlo" w:cs="Menlo"/>
          <w:color w:val="242424"/>
          <w:spacing w:val="-5"/>
          <w:kern w:val="0"/>
          <w:sz w:val="21"/>
          <w:szCs w:val="21"/>
          <w14:ligatures w14:val="none"/>
        </w:rPr>
        <w:br/>
        <w:t xml:space="preserve">                                             st_frame,</w:t>
      </w:r>
      <w:r w:rsidRPr="009B0C20">
        <w:rPr>
          <w:rFonts w:ascii="Menlo" w:eastAsia="Times New Roman" w:hAnsi="Menlo" w:cs="Menlo"/>
          <w:color w:val="242424"/>
          <w:spacing w:val="-5"/>
          <w:kern w:val="0"/>
          <w:sz w:val="21"/>
          <w:szCs w:val="21"/>
          <w14:ligatures w14:val="none"/>
        </w:rPr>
        <w:br/>
        <w:t xml:space="preserve">                                             image,</w:t>
      </w:r>
      <w:r w:rsidRPr="009B0C20">
        <w:rPr>
          <w:rFonts w:ascii="Menlo" w:eastAsia="Times New Roman" w:hAnsi="Menlo" w:cs="Menlo"/>
          <w:color w:val="242424"/>
          <w:spacing w:val="-5"/>
          <w:kern w:val="0"/>
          <w:sz w:val="21"/>
          <w:szCs w:val="21"/>
          <w14:ligatures w14:val="none"/>
        </w:rPr>
        <w:br/>
        <w:t xml:space="preserve">                                             is_display_tracker,</w:t>
      </w:r>
      <w:r w:rsidRPr="009B0C20">
        <w:rPr>
          <w:rFonts w:ascii="Menlo" w:eastAsia="Times New Roman" w:hAnsi="Menlo" w:cs="Menlo"/>
          <w:color w:val="242424"/>
          <w:spacing w:val="-5"/>
          <w:kern w:val="0"/>
          <w:sz w:val="21"/>
          <w:szCs w:val="21"/>
          <w14:ligatures w14:val="none"/>
        </w:rPr>
        <w:br/>
        <w:t xml:space="preserve">                                             tracker</w:t>
      </w:r>
      <w:r w:rsidRPr="009B0C20">
        <w:rPr>
          <w:rFonts w:ascii="Menlo" w:eastAsia="Times New Roman" w:hAnsi="Menlo" w:cs="Menlo"/>
          <w:color w:val="242424"/>
          <w:spacing w:val="-5"/>
          <w:kern w:val="0"/>
          <w:sz w:val="21"/>
          <w:szCs w:val="21"/>
          <w14:ligatures w14:val="none"/>
        </w:rPr>
        <w:br/>
        <w:t xml:space="preserve">                                             )</w:t>
      </w:r>
      <w:r w:rsidRPr="009B0C20">
        <w:rPr>
          <w:rFonts w:ascii="Menlo" w:eastAsia="Times New Roman" w:hAnsi="Menlo" w:cs="Menlo"/>
          <w:color w:val="242424"/>
          <w:spacing w:val="-5"/>
          <w:kern w:val="0"/>
          <w:sz w:val="21"/>
          <w:szCs w:val="21"/>
          <w14:ligatures w14:val="none"/>
        </w:rPr>
        <w:br/>
        <w:t xml:space="preserve">                </w:t>
      </w:r>
      <w:r w:rsidRPr="009B0C20">
        <w:rPr>
          <w:rFonts w:ascii="Menlo" w:eastAsia="Times New Roman" w:hAnsi="Menlo" w:cs="Menlo"/>
          <w:color w:val="AA0D91"/>
          <w:spacing w:val="-5"/>
          <w:kern w:val="0"/>
          <w:sz w:val="21"/>
          <w:szCs w:val="21"/>
          <w14:ligatures w14:val="none"/>
        </w:rPr>
        <w:t>else</w:t>
      </w:r>
      <w:r w:rsidRPr="009B0C20">
        <w:rPr>
          <w:rFonts w:ascii="Menlo" w:eastAsia="Times New Roman" w:hAnsi="Menlo" w:cs="Menlo"/>
          <w:color w:val="242424"/>
          <w:spacing w:val="-5"/>
          <w:kern w:val="0"/>
          <w:sz w:val="21"/>
          <w:szCs w:val="21"/>
          <w14:ligatures w14:val="none"/>
        </w:rPr>
        <w:t>:</w:t>
      </w:r>
      <w:r w:rsidRPr="009B0C20">
        <w:rPr>
          <w:rFonts w:ascii="Menlo" w:eastAsia="Times New Roman" w:hAnsi="Menlo" w:cs="Menlo"/>
          <w:color w:val="242424"/>
          <w:spacing w:val="-5"/>
          <w:kern w:val="0"/>
          <w:sz w:val="21"/>
          <w:szCs w:val="21"/>
          <w14:ligatures w14:val="none"/>
        </w:rPr>
        <w:br/>
        <w:t xml:space="preserve">                    vid_cap.release()</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242424"/>
          <w:spacing w:val="-5"/>
          <w:kern w:val="0"/>
          <w:sz w:val="21"/>
          <w:szCs w:val="21"/>
          <w14:ligatures w14:val="none"/>
        </w:rPr>
        <w:lastRenderedPageBreak/>
        <w:t xml:space="preserve">                    </w:t>
      </w:r>
      <w:r w:rsidRPr="009B0C20">
        <w:rPr>
          <w:rFonts w:ascii="Menlo" w:eastAsia="Times New Roman" w:hAnsi="Menlo" w:cs="Menlo"/>
          <w:color w:val="AA0D91"/>
          <w:spacing w:val="-5"/>
          <w:kern w:val="0"/>
          <w:sz w:val="21"/>
          <w:szCs w:val="21"/>
          <w14:ligatures w14:val="none"/>
        </w:rPr>
        <w:t>break</w:t>
      </w:r>
      <w:r w:rsidRPr="009B0C20">
        <w:rPr>
          <w:rFonts w:ascii="Menlo" w:eastAsia="Times New Roman" w:hAnsi="Menlo" w:cs="Menlo"/>
          <w:color w:val="242424"/>
          <w:spacing w:val="-5"/>
          <w:kern w:val="0"/>
          <w:sz w:val="21"/>
          <w:szCs w:val="21"/>
          <w14:ligatures w14:val="none"/>
        </w:rPr>
        <w:br/>
        <w:t xml:space="preserve">        </w:t>
      </w:r>
      <w:r w:rsidRPr="009B0C20">
        <w:rPr>
          <w:rFonts w:ascii="Menlo" w:eastAsia="Times New Roman" w:hAnsi="Menlo" w:cs="Menlo"/>
          <w:color w:val="AA0D91"/>
          <w:spacing w:val="-5"/>
          <w:kern w:val="0"/>
          <w:sz w:val="21"/>
          <w:szCs w:val="21"/>
          <w14:ligatures w14:val="none"/>
        </w:rPr>
        <w:t>except</w:t>
      </w:r>
      <w:r w:rsidRPr="009B0C20">
        <w:rPr>
          <w:rFonts w:ascii="Menlo" w:eastAsia="Times New Roman" w:hAnsi="Menlo" w:cs="Menlo"/>
          <w:color w:val="242424"/>
          <w:spacing w:val="-5"/>
          <w:kern w:val="0"/>
          <w:sz w:val="21"/>
          <w:szCs w:val="21"/>
          <w14:ligatures w14:val="none"/>
        </w:rPr>
        <w:t xml:space="preserve"> Exception </w:t>
      </w:r>
      <w:r w:rsidRPr="009B0C20">
        <w:rPr>
          <w:rFonts w:ascii="Menlo" w:eastAsia="Times New Roman" w:hAnsi="Menlo" w:cs="Menlo"/>
          <w:color w:val="AA0D91"/>
          <w:spacing w:val="-5"/>
          <w:kern w:val="0"/>
          <w:sz w:val="21"/>
          <w:szCs w:val="21"/>
          <w14:ligatures w14:val="none"/>
        </w:rPr>
        <w:t>as</w:t>
      </w:r>
      <w:r w:rsidRPr="009B0C20">
        <w:rPr>
          <w:rFonts w:ascii="Menlo" w:eastAsia="Times New Roman" w:hAnsi="Menlo" w:cs="Menlo"/>
          <w:color w:val="242424"/>
          <w:spacing w:val="-5"/>
          <w:kern w:val="0"/>
          <w:sz w:val="21"/>
          <w:szCs w:val="21"/>
          <w14:ligatures w14:val="none"/>
        </w:rPr>
        <w:t xml:space="preserve"> e:</w:t>
      </w:r>
      <w:r w:rsidRPr="009B0C20">
        <w:rPr>
          <w:rFonts w:ascii="Menlo" w:eastAsia="Times New Roman" w:hAnsi="Menlo" w:cs="Menlo"/>
          <w:color w:val="242424"/>
          <w:spacing w:val="-5"/>
          <w:kern w:val="0"/>
          <w:sz w:val="21"/>
          <w:szCs w:val="21"/>
          <w14:ligatures w14:val="none"/>
        </w:rPr>
        <w:br/>
        <w:t xml:space="preserve">            st.sidebar.error(</w:t>
      </w:r>
      <w:r w:rsidRPr="009B0C20">
        <w:rPr>
          <w:rFonts w:ascii="Menlo" w:eastAsia="Times New Roman" w:hAnsi="Menlo" w:cs="Menlo"/>
          <w:color w:val="C41A16"/>
          <w:spacing w:val="-5"/>
          <w:kern w:val="0"/>
          <w:sz w:val="21"/>
          <w:szCs w:val="21"/>
          <w14:ligatures w14:val="none"/>
        </w:rPr>
        <w:t>"Error loading video: "</w:t>
      </w:r>
      <w:r w:rsidRPr="009B0C20">
        <w:rPr>
          <w:rFonts w:ascii="Menlo" w:eastAsia="Times New Roman" w:hAnsi="Menlo" w:cs="Menlo"/>
          <w:color w:val="242424"/>
          <w:spacing w:val="-5"/>
          <w:kern w:val="0"/>
          <w:sz w:val="21"/>
          <w:szCs w:val="21"/>
          <w14:ligatures w14:val="none"/>
        </w:rPr>
        <w:t xml:space="preserve"> + </w:t>
      </w:r>
      <w:r w:rsidRPr="009B0C20">
        <w:rPr>
          <w:rFonts w:ascii="Menlo" w:eastAsia="Times New Roman" w:hAnsi="Menlo" w:cs="Menlo"/>
          <w:color w:val="5C2699"/>
          <w:spacing w:val="-5"/>
          <w:kern w:val="0"/>
          <w:sz w:val="21"/>
          <w:szCs w:val="21"/>
          <w14:ligatures w14:val="none"/>
        </w:rPr>
        <w:t>str</w:t>
      </w:r>
      <w:r w:rsidRPr="009B0C20">
        <w:rPr>
          <w:rFonts w:ascii="Menlo" w:eastAsia="Times New Roman" w:hAnsi="Menlo" w:cs="Menlo"/>
          <w:color w:val="242424"/>
          <w:spacing w:val="-5"/>
          <w:kern w:val="0"/>
          <w:sz w:val="21"/>
          <w:szCs w:val="21"/>
          <w14:ligatures w14:val="none"/>
        </w:rPr>
        <w:t>(e))</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AA0D91"/>
          <w:spacing w:val="-5"/>
          <w:kern w:val="0"/>
          <w:sz w:val="21"/>
          <w:szCs w:val="21"/>
          <w14:ligatures w14:val="none"/>
        </w:rPr>
        <w:t>def</w:t>
      </w:r>
      <w:r w:rsidRPr="009B0C20">
        <w:rPr>
          <w:rFonts w:ascii="Menlo" w:eastAsia="Times New Roman" w:hAnsi="Menlo" w:cs="Menlo"/>
          <w:color w:val="242424"/>
          <w:spacing w:val="-5"/>
          <w:kern w:val="0"/>
          <w:sz w:val="21"/>
          <w:szCs w:val="21"/>
          <w14:ligatures w14:val="none"/>
        </w:rPr>
        <w:t xml:space="preserve"> play_rtsp_stream(</w:t>
      </w:r>
      <w:r w:rsidRPr="009B0C20">
        <w:rPr>
          <w:rFonts w:ascii="Menlo" w:eastAsia="Times New Roman" w:hAnsi="Menlo" w:cs="Menlo"/>
          <w:color w:val="5C2699"/>
          <w:spacing w:val="-5"/>
          <w:kern w:val="0"/>
          <w:sz w:val="21"/>
          <w:szCs w:val="21"/>
          <w14:ligatures w14:val="none"/>
        </w:rPr>
        <w:t>conf, model</w:t>
      </w:r>
      <w:r w:rsidRPr="009B0C20">
        <w:rPr>
          <w:rFonts w:ascii="Menlo" w:eastAsia="Times New Roman" w:hAnsi="Menlo" w:cs="Menlo"/>
          <w:color w:val="242424"/>
          <w:spacing w:val="-5"/>
          <w:kern w:val="0"/>
          <w:sz w:val="21"/>
          <w:szCs w:val="21"/>
          <w14:ligatures w14:val="none"/>
        </w:rPr>
        <w:t>):</w:t>
      </w:r>
      <w:r w:rsidRPr="009B0C20">
        <w:rPr>
          <w:rFonts w:ascii="Menlo" w:eastAsia="Times New Roman" w:hAnsi="Menlo" w:cs="Menlo"/>
          <w:color w:val="242424"/>
          <w:spacing w:val="-5"/>
          <w:kern w:val="0"/>
          <w:sz w:val="21"/>
          <w:szCs w:val="21"/>
          <w14:ligatures w14:val="none"/>
        </w:rPr>
        <w:br/>
        <w:t xml:space="preserve">    </w:t>
      </w:r>
      <w:r w:rsidRPr="009B0C20">
        <w:rPr>
          <w:rFonts w:ascii="Menlo" w:eastAsia="Times New Roman" w:hAnsi="Menlo" w:cs="Menlo"/>
          <w:color w:val="C41A16"/>
          <w:spacing w:val="-5"/>
          <w:kern w:val="0"/>
          <w:sz w:val="21"/>
          <w:szCs w:val="21"/>
          <w14:ligatures w14:val="none"/>
        </w:rPr>
        <w:t>"""</w:t>
      </w:r>
      <w:r w:rsidRPr="009B0C20">
        <w:rPr>
          <w:rFonts w:ascii="Menlo" w:eastAsia="Times New Roman" w:hAnsi="Menlo" w:cs="Menlo"/>
          <w:color w:val="C41A16"/>
          <w:spacing w:val="-5"/>
          <w:kern w:val="0"/>
          <w:sz w:val="21"/>
          <w:szCs w:val="21"/>
          <w14:ligatures w14:val="none"/>
        </w:rPr>
        <w:br/>
        <w:t xml:space="preserve">    Plays an rtsp stream. Detects Objects in real-time using the YOLOv8 object detection model.</w:t>
      </w:r>
      <w:r w:rsidRPr="009B0C20">
        <w:rPr>
          <w:rFonts w:ascii="Menlo" w:eastAsia="Times New Roman" w:hAnsi="Menlo" w:cs="Menlo"/>
          <w:color w:val="C41A16"/>
          <w:spacing w:val="-5"/>
          <w:kern w:val="0"/>
          <w:sz w:val="21"/>
          <w:szCs w:val="21"/>
          <w14:ligatures w14:val="none"/>
        </w:rPr>
        <w:br/>
      </w:r>
      <w:r w:rsidRPr="009B0C20">
        <w:rPr>
          <w:rFonts w:ascii="Menlo" w:eastAsia="Times New Roman" w:hAnsi="Menlo" w:cs="Menlo"/>
          <w:color w:val="C41A16"/>
          <w:spacing w:val="-5"/>
          <w:kern w:val="0"/>
          <w:sz w:val="21"/>
          <w:szCs w:val="21"/>
          <w14:ligatures w14:val="none"/>
        </w:rPr>
        <w:br/>
        <w:t xml:space="preserve">    Parameters:</w:t>
      </w:r>
      <w:r w:rsidRPr="009B0C20">
        <w:rPr>
          <w:rFonts w:ascii="Menlo" w:eastAsia="Times New Roman" w:hAnsi="Menlo" w:cs="Menlo"/>
          <w:color w:val="C41A16"/>
          <w:spacing w:val="-5"/>
          <w:kern w:val="0"/>
          <w:sz w:val="21"/>
          <w:szCs w:val="21"/>
          <w14:ligatures w14:val="none"/>
        </w:rPr>
        <w:br/>
        <w:t xml:space="preserve">        conf: Confidence of YOLOv8 model.</w:t>
      </w:r>
      <w:r w:rsidRPr="009B0C20">
        <w:rPr>
          <w:rFonts w:ascii="Menlo" w:eastAsia="Times New Roman" w:hAnsi="Menlo" w:cs="Menlo"/>
          <w:color w:val="C41A16"/>
          <w:spacing w:val="-5"/>
          <w:kern w:val="0"/>
          <w:sz w:val="21"/>
          <w:szCs w:val="21"/>
          <w14:ligatures w14:val="none"/>
        </w:rPr>
        <w:br/>
        <w:t xml:space="preserve">        model: An instance of the `YOLOv8` class containing the YOLOv8 model.</w:t>
      </w:r>
      <w:r w:rsidRPr="009B0C20">
        <w:rPr>
          <w:rFonts w:ascii="Menlo" w:eastAsia="Times New Roman" w:hAnsi="Menlo" w:cs="Menlo"/>
          <w:color w:val="C41A16"/>
          <w:spacing w:val="-5"/>
          <w:kern w:val="0"/>
          <w:sz w:val="21"/>
          <w:szCs w:val="21"/>
          <w14:ligatures w14:val="none"/>
        </w:rPr>
        <w:br/>
      </w:r>
      <w:r w:rsidRPr="009B0C20">
        <w:rPr>
          <w:rFonts w:ascii="Menlo" w:eastAsia="Times New Roman" w:hAnsi="Menlo" w:cs="Menlo"/>
          <w:color w:val="C41A16"/>
          <w:spacing w:val="-5"/>
          <w:kern w:val="0"/>
          <w:sz w:val="21"/>
          <w:szCs w:val="21"/>
          <w14:ligatures w14:val="none"/>
        </w:rPr>
        <w:br/>
        <w:t xml:space="preserve">    Returns:</w:t>
      </w:r>
      <w:r w:rsidRPr="009B0C20">
        <w:rPr>
          <w:rFonts w:ascii="Menlo" w:eastAsia="Times New Roman" w:hAnsi="Menlo" w:cs="Menlo"/>
          <w:color w:val="C41A16"/>
          <w:spacing w:val="-5"/>
          <w:kern w:val="0"/>
          <w:sz w:val="21"/>
          <w:szCs w:val="21"/>
          <w14:ligatures w14:val="none"/>
        </w:rPr>
        <w:br/>
        <w:t xml:space="preserve">        None</w:t>
      </w:r>
      <w:r w:rsidRPr="009B0C20">
        <w:rPr>
          <w:rFonts w:ascii="Menlo" w:eastAsia="Times New Roman" w:hAnsi="Menlo" w:cs="Menlo"/>
          <w:color w:val="C41A16"/>
          <w:spacing w:val="-5"/>
          <w:kern w:val="0"/>
          <w:sz w:val="21"/>
          <w:szCs w:val="21"/>
          <w14:ligatures w14:val="none"/>
        </w:rPr>
        <w:br/>
      </w:r>
      <w:r w:rsidRPr="009B0C20">
        <w:rPr>
          <w:rFonts w:ascii="Menlo" w:eastAsia="Times New Roman" w:hAnsi="Menlo" w:cs="Menlo"/>
          <w:color w:val="C41A16"/>
          <w:spacing w:val="-5"/>
          <w:kern w:val="0"/>
          <w:sz w:val="21"/>
          <w:szCs w:val="21"/>
          <w14:ligatures w14:val="none"/>
        </w:rPr>
        <w:br/>
        <w:t xml:space="preserve">    Raises:</w:t>
      </w:r>
      <w:r w:rsidRPr="009B0C20">
        <w:rPr>
          <w:rFonts w:ascii="Menlo" w:eastAsia="Times New Roman" w:hAnsi="Menlo" w:cs="Menlo"/>
          <w:color w:val="C41A16"/>
          <w:spacing w:val="-5"/>
          <w:kern w:val="0"/>
          <w:sz w:val="21"/>
          <w:szCs w:val="21"/>
          <w14:ligatures w14:val="none"/>
        </w:rPr>
        <w:br/>
        <w:t xml:space="preserve">        None</w:t>
      </w:r>
      <w:r w:rsidRPr="009B0C20">
        <w:rPr>
          <w:rFonts w:ascii="Menlo" w:eastAsia="Times New Roman" w:hAnsi="Menlo" w:cs="Menlo"/>
          <w:color w:val="C41A16"/>
          <w:spacing w:val="-5"/>
          <w:kern w:val="0"/>
          <w:sz w:val="21"/>
          <w:szCs w:val="21"/>
          <w14:ligatures w14:val="none"/>
        </w:rPr>
        <w:br/>
        <w:t xml:space="preserve">    """</w:t>
      </w:r>
      <w:r w:rsidRPr="009B0C20">
        <w:rPr>
          <w:rFonts w:ascii="Menlo" w:eastAsia="Times New Roman" w:hAnsi="Menlo" w:cs="Menlo"/>
          <w:color w:val="242424"/>
          <w:spacing w:val="-5"/>
          <w:kern w:val="0"/>
          <w:sz w:val="21"/>
          <w:szCs w:val="21"/>
          <w14:ligatures w14:val="none"/>
        </w:rPr>
        <w:br/>
        <w:t xml:space="preserve">    source_rtsp = st.sidebar.text_input(</w:t>
      </w:r>
      <w:r w:rsidRPr="009B0C20">
        <w:rPr>
          <w:rFonts w:ascii="Menlo" w:eastAsia="Times New Roman" w:hAnsi="Menlo" w:cs="Menlo"/>
          <w:color w:val="C41A16"/>
          <w:spacing w:val="-5"/>
          <w:kern w:val="0"/>
          <w:sz w:val="21"/>
          <w:szCs w:val="21"/>
          <w14:ligatures w14:val="none"/>
        </w:rPr>
        <w:t>"rtsp stream url"</w:t>
      </w:r>
      <w:r w:rsidRPr="009B0C20">
        <w:rPr>
          <w:rFonts w:ascii="Menlo" w:eastAsia="Times New Roman" w:hAnsi="Menlo" w:cs="Menlo"/>
          <w:color w:val="242424"/>
          <w:spacing w:val="-5"/>
          <w:kern w:val="0"/>
          <w:sz w:val="21"/>
          <w:szCs w:val="21"/>
          <w14:ligatures w14:val="none"/>
        </w:rPr>
        <w:t>)</w:t>
      </w:r>
      <w:r w:rsidRPr="009B0C20">
        <w:rPr>
          <w:rFonts w:ascii="Menlo" w:eastAsia="Times New Roman" w:hAnsi="Menlo" w:cs="Menlo"/>
          <w:color w:val="242424"/>
          <w:spacing w:val="-5"/>
          <w:kern w:val="0"/>
          <w:sz w:val="21"/>
          <w:szCs w:val="21"/>
          <w14:ligatures w14:val="none"/>
        </w:rPr>
        <w:br/>
        <w:t xml:space="preserve">    is_display_tracker, tracker = display_tracker_options()</w:t>
      </w:r>
      <w:r w:rsidRPr="009B0C20">
        <w:rPr>
          <w:rFonts w:ascii="Menlo" w:eastAsia="Times New Roman" w:hAnsi="Menlo" w:cs="Menlo"/>
          <w:color w:val="242424"/>
          <w:spacing w:val="-5"/>
          <w:kern w:val="0"/>
          <w:sz w:val="21"/>
          <w:szCs w:val="21"/>
          <w14:ligatures w14:val="none"/>
        </w:rPr>
        <w:br/>
        <w:t xml:space="preserve">    </w:t>
      </w:r>
      <w:r w:rsidRPr="009B0C20">
        <w:rPr>
          <w:rFonts w:ascii="Menlo" w:eastAsia="Times New Roman" w:hAnsi="Menlo" w:cs="Menlo"/>
          <w:color w:val="AA0D91"/>
          <w:spacing w:val="-5"/>
          <w:kern w:val="0"/>
          <w:sz w:val="21"/>
          <w:szCs w:val="21"/>
          <w14:ligatures w14:val="none"/>
        </w:rPr>
        <w:t>if</w:t>
      </w:r>
      <w:r w:rsidRPr="009B0C20">
        <w:rPr>
          <w:rFonts w:ascii="Menlo" w:eastAsia="Times New Roman" w:hAnsi="Menlo" w:cs="Menlo"/>
          <w:color w:val="242424"/>
          <w:spacing w:val="-5"/>
          <w:kern w:val="0"/>
          <w:sz w:val="21"/>
          <w:szCs w:val="21"/>
          <w14:ligatures w14:val="none"/>
        </w:rPr>
        <w:t xml:space="preserve"> st.sidebar.button(</w:t>
      </w:r>
      <w:r w:rsidRPr="009B0C20">
        <w:rPr>
          <w:rFonts w:ascii="Menlo" w:eastAsia="Times New Roman" w:hAnsi="Menlo" w:cs="Menlo"/>
          <w:color w:val="C41A16"/>
          <w:spacing w:val="-5"/>
          <w:kern w:val="0"/>
          <w:sz w:val="21"/>
          <w:szCs w:val="21"/>
          <w14:ligatures w14:val="none"/>
        </w:rPr>
        <w:t>'Detect Objects'</w:t>
      </w:r>
      <w:r w:rsidRPr="009B0C20">
        <w:rPr>
          <w:rFonts w:ascii="Menlo" w:eastAsia="Times New Roman" w:hAnsi="Menlo" w:cs="Menlo"/>
          <w:color w:val="242424"/>
          <w:spacing w:val="-5"/>
          <w:kern w:val="0"/>
          <w:sz w:val="21"/>
          <w:szCs w:val="21"/>
          <w14:ligatures w14:val="none"/>
        </w:rPr>
        <w:t>):</w:t>
      </w:r>
      <w:r w:rsidRPr="009B0C20">
        <w:rPr>
          <w:rFonts w:ascii="Menlo" w:eastAsia="Times New Roman" w:hAnsi="Menlo" w:cs="Menlo"/>
          <w:color w:val="242424"/>
          <w:spacing w:val="-5"/>
          <w:kern w:val="0"/>
          <w:sz w:val="21"/>
          <w:szCs w:val="21"/>
          <w14:ligatures w14:val="none"/>
        </w:rPr>
        <w:br/>
        <w:t xml:space="preserve">        </w:t>
      </w:r>
      <w:r w:rsidRPr="009B0C20">
        <w:rPr>
          <w:rFonts w:ascii="Menlo" w:eastAsia="Times New Roman" w:hAnsi="Menlo" w:cs="Menlo"/>
          <w:color w:val="AA0D91"/>
          <w:spacing w:val="-5"/>
          <w:kern w:val="0"/>
          <w:sz w:val="21"/>
          <w:szCs w:val="21"/>
          <w14:ligatures w14:val="none"/>
        </w:rPr>
        <w:t>try</w:t>
      </w:r>
      <w:r w:rsidRPr="009B0C20">
        <w:rPr>
          <w:rFonts w:ascii="Menlo" w:eastAsia="Times New Roman" w:hAnsi="Menlo" w:cs="Menlo"/>
          <w:color w:val="242424"/>
          <w:spacing w:val="-5"/>
          <w:kern w:val="0"/>
          <w:sz w:val="21"/>
          <w:szCs w:val="21"/>
          <w14:ligatures w14:val="none"/>
        </w:rPr>
        <w:t>:</w:t>
      </w:r>
      <w:r w:rsidRPr="009B0C20">
        <w:rPr>
          <w:rFonts w:ascii="Menlo" w:eastAsia="Times New Roman" w:hAnsi="Menlo" w:cs="Menlo"/>
          <w:color w:val="242424"/>
          <w:spacing w:val="-5"/>
          <w:kern w:val="0"/>
          <w:sz w:val="21"/>
          <w:szCs w:val="21"/>
          <w14:ligatures w14:val="none"/>
        </w:rPr>
        <w:br/>
        <w:t xml:space="preserve">            vid_cap = cv2.VideoCapture(source_rtsp)</w:t>
      </w:r>
      <w:r w:rsidRPr="009B0C20">
        <w:rPr>
          <w:rFonts w:ascii="Menlo" w:eastAsia="Times New Roman" w:hAnsi="Menlo" w:cs="Menlo"/>
          <w:color w:val="242424"/>
          <w:spacing w:val="-5"/>
          <w:kern w:val="0"/>
          <w:sz w:val="21"/>
          <w:szCs w:val="21"/>
          <w14:ligatures w14:val="none"/>
        </w:rPr>
        <w:br/>
        <w:t xml:space="preserve">            st_frame = st.empty()</w:t>
      </w:r>
      <w:r w:rsidRPr="009B0C20">
        <w:rPr>
          <w:rFonts w:ascii="Menlo" w:eastAsia="Times New Roman" w:hAnsi="Menlo" w:cs="Menlo"/>
          <w:color w:val="242424"/>
          <w:spacing w:val="-5"/>
          <w:kern w:val="0"/>
          <w:sz w:val="21"/>
          <w:szCs w:val="21"/>
          <w14:ligatures w14:val="none"/>
        </w:rPr>
        <w:br/>
        <w:t xml:space="preserve">            </w:t>
      </w:r>
      <w:r w:rsidRPr="009B0C20">
        <w:rPr>
          <w:rFonts w:ascii="Menlo" w:eastAsia="Times New Roman" w:hAnsi="Menlo" w:cs="Menlo"/>
          <w:color w:val="AA0D91"/>
          <w:spacing w:val="-5"/>
          <w:kern w:val="0"/>
          <w:sz w:val="21"/>
          <w:szCs w:val="21"/>
          <w14:ligatures w14:val="none"/>
        </w:rPr>
        <w:t>while</w:t>
      </w:r>
      <w:r w:rsidRPr="009B0C20">
        <w:rPr>
          <w:rFonts w:ascii="Menlo" w:eastAsia="Times New Roman" w:hAnsi="Menlo" w:cs="Menlo"/>
          <w:color w:val="242424"/>
          <w:spacing w:val="-5"/>
          <w:kern w:val="0"/>
          <w:sz w:val="21"/>
          <w:szCs w:val="21"/>
          <w14:ligatures w14:val="none"/>
        </w:rPr>
        <w:t xml:space="preserve"> (vid_cap.isOpened()):</w:t>
      </w:r>
      <w:r w:rsidRPr="009B0C20">
        <w:rPr>
          <w:rFonts w:ascii="Menlo" w:eastAsia="Times New Roman" w:hAnsi="Menlo" w:cs="Menlo"/>
          <w:color w:val="242424"/>
          <w:spacing w:val="-5"/>
          <w:kern w:val="0"/>
          <w:sz w:val="21"/>
          <w:szCs w:val="21"/>
          <w14:ligatures w14:val="none"/>
        </w:rPr>
        <w:br/>
        <w:t xml:space="preserve">                success, image = vid_cap.read()</w:t>
      </w:r>
      <w:r w:rsidRPr="009B0C20">
        <w:rPr>
          <w:rFonts w:ascii="Menlo" w:eastAsia="Times New Roman" w:hAnsi="Menlo" w:cs="Menlo"/>
          <w:color w:val="242424"/>
          <w:spacing w:val="-5"/>
          <w:kern w:val="0"/>
          <w:sz w:val="21"/>
          <w:szCs w:val="21"/>
          <w14:ligatures w14:val="none"/>
        </w:rPr>
        <w:br/>
        <w:t xml:space="preserve">                </w:t>
      </w:r>
      <w:r w:rsidRPr="009B0C20">
        <w:rPr>
          <w:rFonts w:ascii="Menlo" w:eastAsia="Times New Roman" w:hAnsi="Menlo" w:cs="Menlo"/>
          <w:color w:val="AA0D91"/>
          <w:spacing w:val="-5"/>
          <w:kern w:val="0"/>
          <w:sz w:val="21"/>
          <w:szCs w:val="21"/>
          <w14:ligatures w14:val="none"/>
        </w:rPr>
        <w:t>if</w:t>
      </w:r>
      <w:r w:rsidRPr="009B0C20">
        <w:rPr>
          <w:rFonts w:ascii="Menlo" w:eastAsia="Times New Roman" w:hAnsi="Menlo" w:cs="Menlo"/>
          <w:color w:val="242424"/>
          <w:spacing w:val="-5"/>
          <w:kern w:val="0"/>
          <w:sz w:val="21"/>
          <w:szCs w:val="21"/>
          <w14:ligatures w14:val="none"/>
        </w:rPr>
        <w:t xml:space="preserve"> success:</w:t>
      </w:r>
      <w:r w:rsidRPr="009B0C20">
        <w:rPr>
          <w:rFonts w:ascii="Menlo" w:eastAsia="Times New Roman" w:hAnsi="Menlo" w:cs="Menlo"/>
          <w:color w:val="242424"/>
          <w:spacing w:val="-5"/>
          <w:kern w:val="0"/>
          <w:sz w:val="21"/>
          <w:szCs w:val="21"/>
          <w14:ligatures w14:val="none"/>
        </w:rPr>
        <w:br/>
        <w:t xml:space="preserve">                    _display_detected_frames(conf,</w:t>
      </w:r>
      <w:r w:rsidRPr="009B0C20">
        <w:rPr>
          <w:rFonts w:ascii="Menlo" w:eastAsia="Times New Roman" w:hAnsi="Menlo" w:cs="Menlo"/>
          <w:color w:val="242424"/>
          <w:spacing w:val="-5"/>
          <w:kern w:val="0"/>
          <w:sz w:val="21"/>
          <w:szCs w:val="21"/>
          <w14:ligatures w14:val="none"/>
        </w:rPr>
        <w:br/>
        <w:t xml:space="preserve">                                             model,</w:t>
      </w:r>
      <w:r w:rsidRPr="009B0C20">
        <w:rPr>
          <w:rFonts w:ascii="Menlo" w:eastAsia="Times New Roman" w:hAnsi="Menlo" w:cs="Menlo"/>
          <w:color w:val="242424"/>
          <w:spacing w:val="-5"/>
          <w:kern w:val="0"/>
          <w:sz w:val="21"/>
          <w:szCs w:val="21"/>
          <w14:ligatures w14:val="none"/>
        </w:rPr>
        <w:br/>
        <w:t xml:space="preserve">                                             st_frame,</w:t>
      </w:r>
      <w:r w:rsidRPr="009B0C20">
        <w:rPr>
          <w:rFonts w:ascii="Menlo" w:eastAsia="Times New Roman" w:hAnsi="Menlo" w:cs="Menlo"/>
          <w:color w:val="242424"/>
          <w:spacing w:val="-5"/>
          <w:kern w:val="0"/>
          <w:sz w:val="21"/>
          <w:szCs w:val="21"/>
          <w14:ligatures w14:val="none"/>
        </w:rPr>
        <w:br/>
        <w:t xml:space="preserve">                                             image,</w:t>
      </w:r>
      <w:r w:rsidRPr="009B0C20">
        <w:rPr>
          <w:rFonts w:ascii="Menlo" w:eastAsia="Times New Roman" w:hAnsi="Menlo" w:cs="Menlo"/>
          <w:color w:val="242424"/>
          <w:spacing w:val="-5"/>
          <w:kern w:val="0"/>
          <w:sz w:val="21"/>
          <w:szCs w:val="21"/>
          <w14:ligatures w14:val="none"/>
        </w:rPr>
        <w:br/>
        <w:t xml:space="preserve">                                             is_display_tracker,</w:t>
      </w:r>
      <w:r w:rsidRPr="009B0C20">
        <w:rPr>
          <w:rFonts w:ascii="Menlo" w:eastAsia="Times New Roman" w:hAnsi="Menlo" w:cs="Menlo"/>
          <w:color w:val="242424"/>
          <w:spacing w:val="-5"/>
          <w:kern w:val="0"/>
          <w:sz w:val="21"/>
          <w:szCs w:val="21"/>
          <w14:ligatures w14:val="none"/>
        </w:rPr>
        <w:br/>
        <w:t xml:space="preserve">                                             tracker</w:t>
      </w:r>
      <w:r w:rsidRPr="009B0C20">
        <w:rPr>
          <w:rFonts w:ascii="Menlo" w:eastAsia="Times New Roman" w:hAnsi="Menlo" w:cs="Menlo"/>
          <w:color w:val="242424"/>
          <w:spacing w:val="-5"/>
          <w:kern w:val="0"/>
          <w:sz w:val="21"/>
          <w:szCs w:val="21"/>
          <w14:ligatures w14:val="none"/>
        </w:rPr>
        <w:br/>
        <w:t xml:space="preserve">                                             )</w:t>
      </w:r>
      <w:r w:rsidRPr="009B0C20">
        <w:rPr>
          <w:rFonts w:ascii="Menlo" w:eastAsia="Times New Roman" w:hAnsi="Menlo" w:cs="Menlo"/>
          <w:color w:val="242424"/>
          <w:spacing w:val="-5"/>
          <w:kern w:val="0"/>
          <w:sz w:val="21"/>
          <w:szCs w:val="21"/>
          <w14:ligatures w14:val="none"/>
        </w:rPr>
        <w:br/>
        <w:t xml:space="preserve">                </w:t>
      </w:r>
      <w:r w:rsidRPr="009B0C20">
        <w:rPr>
          <w:rFonts w:ascii="Menlo" w:eastAsia="Times New Roman" w:hAnsi="Menlo" w:cs="Menlo"/>
          <w:color w:val="AA0D91"/>
          <w:spacing w:val="-5"/>
          <w:kern w:val="0"/>
          <w:sz w:val="21"/>
          <w:szCs w:val="21"/>
          <w14:ligatures w14:val="none"/>
        </w:rPr>
        <w:t>else</w:t>
      </w:r>
      <w:r w:rsidRPr="009B0C20">
        <w:rPr>
          <w:rFonts w:ascii="Menlo" w:eastAsia="Times New Roman" w:hAnsi="Menlo" w:cs="Menlo"/>
          <w:color w:val="242424"/>
          <w:spacing w:val="-5"/>
          <w:kern w:val="0"/>
          <w:sz w:val="21"/>
          <w:szCs w:val="21"/>
          <w14:ligatures w14:val="none"/>
        </w:rPr>
        <w:t>:</w:t>
      </w:r>
      <w:r w:rsidRPr="009B0C20">
        <w:rPr>
          <w:rFonts w:ascii="Menlo" w:eastAsia="Times New Roman" w:hAnsi="Menlo" w:cs="Menlo"/>
          <w:color w:val="242424"/>
          <w:spacing w:val="-5"/>
          <w:kern w:val="0"/>
          <w:sz w:val="21"/>
          <w:szCs w:val="21"/>
          <w14:ligatures w14:val="none"/>
        </w:rPr>
        <w:br/>
        <w:t xml:space="preserve">                    vid_cap.release()</w:t>
      </w:r>
      <w:r w:rsidRPr="009B0C20">
        <w:rPr>
          <w:rFonts w:ascii="Menlo" w:eastAsia="Times New Roman" w:hAnsi="Menlo" w:cs="Menlo"/>
          <w:color w:val="242424"/>
          <w:spacing w:val="-5"/>
          <w:kern w:val="0"/>
          <w:sz w:val="21"/>
          <w:szCs w:val="21"/>
          <w14:ligatures w14:val="none"/>
        </w:rPr>
        <w:br/>
        <w:t xml:space="preserve">                    </w:t>
      </w:r>
      <w:r w:rsidRPr="009B0C20">
        <w:rPr>
          <w:rFonts w:ascii="Menlo" w:eastAsia="Times New Roman" w:hAnsi="Menlo" w:cs="Menlo"/>
          <w:color w:val="AA0D91"/>
          <w:spacing w:val="-5"/>
          <w:kern w:val="0"/>
          <w:sz w:val="21"/>
          <w:szCs w:val="21"/>
          <w14:ligatures w14:val="none"/>
        </w:rPr>
        <w:t>break</w:t>
      </w:r>
      <w:r w:rsidRPr="009B0C20">
        <w:rPr>
          <w:rFonts w:ascii="Menlo" w:eastAsia="Times New Roman" w:hAnsi="Menlo" w:cs="Menlo"/>
          <w:color w:val="242424"/>
          <w:spacing w:val="-5"/>
          <w:kern w:val="0"/>
          <w:sz w:val="21"/>
          <w:szCs w:val="21"/>
          <w14:ligatures w14:val="none"/>
        </w:rPr>
        <w:br/>
        <w:t xml:space="preserve">        </w:t>
      </w:r>
      <w:r w:rsidRPr="009B0C20">
        <w:rPr>
          <w:rFonts w:ascii="Menlo" w:eastAsia="Times New Roman" w:hAnsi="Menlo" w:cs="Menlo"/>
          <w:color w:val="AA0D91"/>
          <w:spacing w:val="-5"/>
          <w:kern w:val="0"/>
          <w:sz w:val="21"/>
          <w:szCs w:val="21"/>
          <w14:ligatures w14:val="none"/>
        </w:rPr>
        <w:t>except</w:t>
      </w:r>
      <w:r w:rsidRPr="009B0C20">
        <w:rPr>
          <w:rFonts w:ascii="Menlo" w:eastAsia="Times New Roman" w:hAnsi="Menlo" w:cs="Menlo"/>
          <w:color w:val="242424"/>
          <w:spacing w:val="-5"/>
          <w:kern w:val="0"/>
          <w:sz w:val="21"/>
          <w:szCs w:val="21"/>
          <w14:ligatures w14:val="none"/>
        </w:rPr>
        <w:t xml:space="preserve"> Exception </w:t>
      </w:r>
      <w:r w:rsidRPr="009B0C20">
        <w:rPr>
          <w:rFonts w:ascii="Menlo" w:eastAsia="Times New Roman" w:hAnsi="Menlo" w:cs="Menlo"/>
          <w:color w:val="AA0D91"/>
          <w:spacing w:val="-5"/>
          <w:kern w:val="0"/>
          <w:sz w:val="21"/>
          <w:szCs w:val="21"/>
          <w14:ligatures w14:val="none"/>
        </w:rPr>
        <w:t>as</w:t>
      </w:r>
      <w:r w:rsidRPr="009B0C20">
        <w:rPr>
          <w:rFonts w:ascii="Menlo" w:eastAsia="Times New Roman" w:hAnsi="Menlo" w:cs="Menlo"/>
          <w:color w:val="242424"/>
          <w:spacing w:val="-5"/>
          <w:kern w:val="0"/>
          <w:sz w:val="21"/>
          <w:szCs w:val="21"/>
          <w14:ligatures w14:val="none"/>
        </w:rPr>
        <w:t xml:space="preserve"> e:</w:t>
      </w:r>
      <w:r w:rsidRPr="009B0C20">
        <w:rPr>
          <w:rFonts w:ascii="Menlo" w:eastAsia="Times New Roman" w:hAnsi="Menlo" w:cs="Menlo"/>
          <w:color w:val="242424"/>
          <w:spacing w:val="-5"/>
          <w:kern w:val="0"/>
          <w:sz w:val="21"/>
          <w:szCs w:val="21"/>
          <w14:ligatures w14:val="none"/>
        </w:rPr>
        <w:br/>
        <w:t xml:space="preserve">            st.sidebar.error(</w:t>
      </w:r>
      <w:r w:rsidRPr="009B0C20">
        <w:rPr>
          <w:rFonts w:ascii="Menlo" w:eastAsia="Times New Roman" w:hAnsi="Menlo" w:cs="Menlo"/>
          <w:color w:val="C41A16"/>
          <w:spacing w:val="-5"/>
          <w:kern w:val="0"/>
          <w:sz w:val="21"/>
          <w:szCs w:val="21"/>
          <w14:ligatures w14:val="none"/>
        </w:rPr>
        <w:t>"Error loading RTSP stream: "</w:t>
      </w:r>
      <w:r w:rsidRPr="009B0C20">
        <w:rPr>
          <w:rFonts w:ascii="Menlo" w:eastAsia="Times New Roman" w:hAnsi="Menlo" w:cs="Menlo"/>
          <w:color w:val="242424"/>
          <w:spacing w:val="-5"/>
          <w:kern w:val="0"/>
          <w:sz w:val="21"/>
          <w:szCs w:val="21"/>
          <w14:ligatures w14:val="none"/>
        </w:rPr>
        <w:t xml:space="preserve"> + </w:t>
      </w:r>
      <w:r w:rsidRPr="009B0C20">
        <w:rPr>
          <w:rFonts w:ascii="Menlo" w:eastAsia="Times New Roman" w:hAnsi="Menlo" w:cs="Menlo"/>
          <w:color w:val="5C2699"/>
          <w:spacing w:val="-5"/>
          <w:kern w:val="0"/>
          <w:sz w:val="21"/>
          <w:szCs w:val="21"/>
          <w14:ligatures w14:val="none"/>
        </w:rPr>
        <w:t>str</w:t>
      </w:r>
      <w:r w:rsidRPr="009B0C20">
        <w:rPr>
          <w:rFonts w:ascii="Menlo" w:eastAsia="Times New Roman" w:hAnsi="Menlo" w:cs="Menlo"/>
          <w:color w:val="242424"/>
          <w:spacing w:val="-5"/>
          <w:kern w:val="0"/>
          <w:sz w:val="21"/>
          <w:szCs w:val="21"/>
          <w14:ligatures w14:val="none"/>
        </w:rPr>
        <w:t>(e))</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AA0D91"/>
          <w:spacing w:val="-5"/>
          <w:kern w:val="0"/>
          <w:sz w:val="21"/>
          <w:szCs w:val="21"/>
          <w14:ligatures w14:val="none"/>
        </w:rPr>
        <w:t>def</w:t>
      </w:r>
      <w:r w:rsidRPr="009B0C20">
        <w:rPr>
          <w:rFonts w:ascii="Menlo" w:eastAsia="Times New Roman" w:hAnsi="Menlo" w:cs="Menlo"/>
          <w:color w:val="242424"/>
          <w:spacing w:val="-5"/>
          <w:kern w:val="0"/>
          <w:sz w:val="21"/>
          <w:szCs w:val="21"/>
          <w14:ligatures w14:val="none"/>
        </w:rPr>
        <w:t xml:space="preserve"> play_webcam(</w:t>
      </w:r>
      <w:r w:rsidRPr="009B0C20">
        <w:rPr>
          <w:rFonts w:ascii="Menlo" w:eastAsia="Times New Roman" w:hAnsi="Menlo" w:cs="Menlo"/>
          <w:color w:val="5C2699"/>
          <w:spacing w:val="-5"/>
          <w:kern w:val="0"/>
          <w:sz w:val="21"/>
          <w:szCs w:val="21"/>
          <w14:ligatures w14:val="none"/>
        </w:rPr>
        <w:t>conf, model</w:t>
      </w:r>
      <w:r w:rsidRPr="009B0C20">
        <w:rPr>
          <w:rFonts w:ascii="Menlo" w:eastAsia="Times New Roman" w:hAnsi="Menlo" w:cs="Menlo"/>
          <w:color w:val="242424"/>
          <w:spacing w:val="-5"/>
          <w:kern w:val="0"/>
          <w:sz w:val="21"/>
          <w:szCs w:val="21"/>
          <w14:ligatures w14:val="none"/>
        </w:rPr>
        <w:t>):</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242424"/>
          <w:spacing w:val="-5"/>
          <w:kern w:val="0"/>
          <w:sz w:val="21"/>
          <w:szCs w:val="21"/>
          <w14:ligatures w14:val="none"/>
        </w:rPr>
        <w:lastRenderedPageBreak/>
        <w:t xml:space="preserve">    </w:t>
      </w:r>
      <w:r w:rsidRPr="009B0C20">
        <w:rPr>
          <w:rFonts w:ascii="Menlo" w:eastAsia="Times New Roman" w:hAnsi="Menlo" w:cs="Menlo"/>
          <w:color w:val="C41A16"/>
          <w:spacing w:val="-5"/>
          <w:kern w:val="0"/>
          <w:sz w:val="21"/>
          <w:szCs w:val="21"/>
          <w14:ligatures w14:val="none"/>
        </w:rPr>
        <w:t>"""</w:t>
      </w:r>
      <w:r w:rsidRPr="009B0C20">
        <w:rPr>
          <w:rFonts w:ascii="Menlo" w:eastAsia="Times New Roman" w:hAnsi="Menlo" w:cs="Menlo"/>
          <w:color w:val="C41A16"/>
          <w:spacing w:val="-5"/>
          <w:kern w:val="0"/>
          <w:sz w:val="21"/>
          <w:szCs w:val="21"/>
          <w14:ligatures w14:val="none"/>
        </w:rPr>
        <w:br/>
        <w:t xml:space="preserve">    Plays a webcam stream. Detects Objects in real-time using the YOLO object detection model.</w:t>
      </w:r>
      <w:r w:rsidRPr="009B0C20">
        <w:rPr>
          <w:rFonts w:ascii="Menlo" w:eastAsia="Times New Roman" w:hAnsi="Menlo" w:cs="Menlo"/>
          <w:color w:val="C41A16"/>
          <w:spacing w:val="-5"/>
          <w:kern w:val="0"/>
          <w:sz w:val="21"/>
          <w:szCs w:val="21"/>
          <w14:ligatures w14:val="none"/>
        </w:rPr>
        <w:br/>
      </w:r>
      <w:r w:rsidRPr="009B0C20">
        <w:rPr>
          <w:rFonts w:ascii="Menlo" w:eastAsia="Times New Roman" w:hAnsi="Menlo" w:cs="Menlo"/>
          <w:color w:val="C41A16"/>
          <w:spacing w:val="-5"/>
          <w:kern w:val="0"/>
          <w:sz w:val="21"/>
          <w:szCs w:val="21"/>
          <w14:ligatures w14:val="none"/>
        </w:rPr>
        <w:br/>
        <w:t xml:space="preserve">    Returns:</w:t>
      </w:r>
      <w:r w:rsidRPr="009B0C20">
        <w:rPr>
          <w:rFonts w:ascii="Menlo" w:eastAsia="Times New Roman" w:hAnsi="Menlo" w:cs="Menlo"/>
          <w:color w:val="C41A16"/>
          <w:spacing w:val="-5"/>
          <w:kern w:val="0"/>
          <w:sz w:val="21"/>
          <w:szCs w:val="21"/>
          <w14:ligatures w14:val="none"/>
        </w:rPr>
        <w:br/>
        <w:t xml:space="preserve">        None</w:t>
      </w:r>
      <w:r w:rsidRPr="009B0C20">
        <w:rPr>
          <w:rFonts w:ascii="Menlo" w:eastAsia="Times New Roman" w:hAnsi="Menlo" w:cs="Menlo"/>
          <w:color w:val="C41A16"/>
          <w:spacing w:val="-5"/>
          <w:kern w:val="0"/>
          <w:sz w:val="21"/>
          <w:szCs w:val="21"/>
          <w14:ligatures w14:val="none"/>
        </w:rPr>
        <w:br/>
      </w:r>
      <w:r w:rsidRPr="009B0C20">
        <w:rPr>
          <w:rFonts w:ascii="Menlo" w:eastAsia="Times New Roman" w:hAnsi="Menlo" w:cs="Menlo"/>
          <w:color w:val="C41A16"/>
          <w:spacing w:val="-5"/>
          <w:kern w:val="0"/>
          <w:sz w:val="21"/>
          <w:szCs w:val="21"/>
          <w14:ligatures w14:val="none"/>
        </w:rPr>
        <w:br/>
        <w:t xml:space="preserve">    Raises:</w:t>
      </w:r>
      <w:r w:rsidRPr="009B0C20">
        <w:rPr>
          <w:rFonts w:ascii="Menlo" w:eastAsia="Times New Roman" w:hAnsi="Menlo" w:cs="Menlo"/>
          <w:color w:val="C41A16"/>
          <w:spacing w:val="-5"/>
          <w:kern w:val="0"/>
          <w:sz w:val="21"/>
          <w:szCs w:val="21"/>
          <w14:ligatures w14:val="none"/>
        </w:rPr>
        <w:br/>
        <w:t xml:space="preserve">        None</w:t>
      </w:r>
      <w:r w:rsidRPr="009B0C20">
        <w:rPr>
          <w:rFonts w:ascii="Menlo" w:eastAsia="Times New Roman" w:hAnsi="Menlo" w:cs="Menlo"/>
          <w:color w:val="C41A16"/>
          <w:spacing w:val="-5"/>
          <w:kern w:val="0"/>
          <w:sz w:val="21"/>
          <w:szCs w:val="21"/>
          <w14:ligatures w14:val="none"/>
        </w:rPr>
        <w:br/>
        <w:t xml:space="preserve">    """</w:t>
      </w:r>
      <w:r w:rsidRPr="009B0C20">
        <w:rPr>
          <w:rFonts w:ascii="Menlo" w:eastAsia="Times New Roman" w:hAnsi="Menlo" w:cs="Menlo"/>
          <w:color w:val="242424"/>
          <w:spacing w:val="-5"/>
          <w:kern w:val="0"/>
          <w:sz w:val="21"/>
          <w:szCs w:val="21"/>
          <w14:ligatures w14:val="none"/>
        </w:rPr>
        <w:br/>
        <w:t xml:space="preserve">    st.sidebar.title(</w:t>
      </w:r>
      <w:r w:rsidRPr="009B0C20">
        <w:rPr>
          <w:rFonts w:ascii="Menlo" w:eastAsia="Times New Roman" w:hAnsi="Menlo" w:cs="Menlo"/>
          <w:color w:val="C41A16"/>
          <w:spacing w:val="-5"/>
          <w:kern w:val="0"/>
          <w:sz w:val="21"/>
          <w:szCs w:val="21"/>
          <w14:ligatures w14:val="none"/>
        </w:rPr>
        <w:t>"Webcam Object Detection"</w:t>
      </w:r>
      <w:r w:rsidRPr="009B0C20">
        <w:rPr>
          <w:rFonts w:ascii="Menlo" w:eastAsia="Times New Roman" w:hAnsi="Menlo" w:cs="Menlo"/>
          <w:color w:val="242424"/>
          <w:spacing w:val="-5"/>
          <w:kern w:val="0"/>
          <w:sz w:val="21"/>
          <w:szCs w:val="21"/>
          <w14:ligatures w14:val="none"/>
        </w:rPr>
        <w:t>)</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242424"/>
          <w:spacing w:val="-5"/>
          <w:kern w:val="0"/>
          <w:sz w:val="21"/>
          <w:szCs w:val="21"/>
          <w14:ligatures w14:val="none"/>
        </w:rPr>
        <w:br/>
        <w:t xml:space="preserve">    webrtc_streamer(</w:t>
      </w:r>
      <w:r w:rsidRPr="009B0C20">
        <w:rPr>
          <w:rFonts w:ascii="Menlo" w:eastAsia="Times New Roman" w:hAnsi="Menlo" w:cs="Menlo"/>
          <w:color w:val="242424"/>
          <w:spacing w:val="-5"/>
          <w:kern w:val="0"/>
          <w:sz w:val="21"/>
          <w:szCs w:val="21"/>
          <w14:ligatures w14:val="none"/>
        </w:rPr>
        <w:br/>
        <w:t xml:space="preserve">        key=</w:t>
      </w:r>
      <w:r w:rsidRPr="009B0C20">
        <w:rPr>
          <w:rFonts w:ascii="Menlo" w:eastAsia="Times New Roman" w:hAnsi="Menlo" w:cs="Menlo"/>
          <w:color w:val="C41A16"/>
          <w:spacing w:val="-5"/>
          <w:kern w:val="0"/>
          <w:sz w:val="21"/>
          <w:szCs w:val="21"/>
          <w14:ligatures w14:val="none"/>
        </w:rPr>
        <w:t>"example"</w:t>
      </w:r>
      <w:r w:rsidRPr="009B0C20">
        <w:rPr>
          <w:rFonts w:ascii="Menlo" w:eastAsia="Times New Roman" w:hAnsi="Menlo" w:cs="Menlo"/>
          <w:color w:val="242424"/>
          <w:spacing w:val="-5"/>
          <w:kern w:val="0"/>
          <w:sz w:val="21"/>
          <w:szCs w:val="21"/>
          <w14:ligatures w14:val="none"/>
        </w:rPr>
        <w:t>,</w:t>
      </w:r>
      <w:r w:rsidRPr="009B0C20">
        <w:rPr>
          <w:rFonts w:ascii="Menlo" w:eastAsia="Times New Roman" w:hAnsi="Menlo" w:cs="Menlo"/>
          <w:color w:val="242424"/>
          <w:spacing w:val="-5"/>
          <w:kern w:val="0"/>
          <w:sz w:val="21"/>
          <w:szCs w:val="21"/>
          <w14:ligatures w14:val="none"/>
        </w:rPr>
        <w:br/>
        <w:t xml:space="preserve">        video_transformer_factory=</w:t>
      </w:r>
      <w:r w:rsidRPr="009B0C20">
        <w:rPr>
          <w:rFonts w:ascii="Menlo" w:eastAsia="Times New Roman" w:hAnsi="Menlo" w:cs="Menlo"/>
          <w:color w:val="AA0D91"/>
          <w:spacing w:val="-5"/>
          <w:kern w:val="0"/>
          <w:sz w:val="21"/>
          <w:szCs w:val="21"/>
          <w14:ligatures w14:val="none"/>
        </w:rPr>
        <w:t>lambda</w:t>
      </w:r>
      <w:r w:rsidRPr="009B0C20">
        <w:rPr>
          <w:rFonts w:ascii="Menlo" w:eastAsia="Times New Roman" w:hAnsi="Menlo" w:cs="Menlo"/>
          <w:color w:val="242424"/>
          <w:spacing w:val="-5"/>
          <w:kern w:val="0"/>
          <w:sz w:val="21"/>
          <w:szCs w:val="21"/>
          <w14:ligatures w14:val="none"/>
        </w:rPr>
        <w:t>: MyVideoTransformer(conf, model),</w:t>
      </w:r>
      <w:r w:rsidRPr="009B0C20">
        <w:rPr>
          <w:rFonts w:ascii="Menlo" w:eastAsia="Times New Roman" w:hAnsi="Menlo" w:cs="Menlo"/>
          <w:color w:val="242424"/>
          <w:spacing w:val="-5"/>
          <w:kern w:val="0"/>
          <w:sz w:val="21"/>
          <w:szCs w:val="21"/>
          <w14:ligatures w14:val="none"/>
        </w:rPr>
        <w:br/>
        <w:t xml:space="preserve">        rtc_configuration={</w:t>
      </w:r>
      <w:r w:rsidRPr="009B0C20">
        <w:rPr>
          <w:rFonts w:ascii="Menlo" w:eastAsia="Times New Roman" w:hAnsi="Menlo" w:cs="Menlo"/>
          <w:color w:val="C41A16"/>
          <w:spacing w:val="-5"/>
          <w:kern w:val="0"/>
          <w:sz w:val="21"/>
          <w:szCs w:val="21"/>
          <w14:ligatures w14:val="none"/>
        </w:rPr>
        <w:t>"iceServers"</w:t>
      </w:r>
      <w:r w:rsidRPr="009B0C20">
        <w:rPr>
          <w:rFonts w:ascii="Menlo" w:eastAsia="Times New Roman" w:hAnsi="Menlo" w:cs="Menlo"/>
          <w:color w:val="242424"/>
          <w:spacing w:val="-5"/>
          <w:kern w:val="0"/>
          <w:sz w:val="21"/>
          <w:szCs w:val="21"/>
          <w14:ligatures w14:val="none"/>
        </w:rPr>
        <w:t>: [{</w:t>
      </w:r>
      <w:r w:rsidRPr="009B0C20">
        <w:rPr>
          <w:rFonts w:ascii="Menlo" w:eastAsia="Times New Roman" w:hAnsi="Menlo" w:cs="Menlo"/>
          <w:color w:val="C41A16"/>
          <w:spacing w:val="-5"/>
          <w:kern w:val="0"/>
          <w:sz w:val="21"/>
          <w:szCs w:val="21"/>
          <w14:ligatures w14:val="none"/>
        </w:rPr>
        <w:t>"urls"</w:t>
      </w:r>
      <w:r w:rsidRPr="009B0C20">
        <w:rPr>
          <w:rFonts w:ascii="Menlo" w:eastAsia="Times New Roman" w:hAnsi="Menlo" w:cs="Menlo"/>
          <w:color w:val="242424"/>
          <w:spacing w:val="-5"/>
          <w:kern w:val="0"/>
          <w:sz w:val="21"/>
          <w:szCs w:val="21"/>
          <w14:ligatures w14:val="none"/>
        </w:rPr>
        <w:t>: [</w:t>
      </w:r>
      <w:r w:rsidRPr="009B0C20">
        <w:rPr>
          <w:rFonts w:ascii="Menlo" w:eastAsia="Times New Roman" w:hAnsi="Menlo" w:cs="Menlo"/>
          <w:color w:val="C41A16"/>
          <w:spacing w:val="-5"/>
          <w:kern w:val="0"/>
          <w:sz w:val="21"/>
          <w:szCs w:val="21"/>
          <w14:ligatures w14:val="none"/>
        </w:rPr>
        <w:t>"stun:stun.l.google.com:19302"</w:t>
      </w:r>
      <w:r w:rsidRPr="009B0C20">
        <w:rPr>
          <w:rFonts w:ascii="Menlo" w:eastAsia="Times New Roman" w:hAnsi="Menlo" w:cs="Menlo"/>
          <w:color w:val="242424"/>
          <w:spacing w:val="-5"/>
          <w:kern w:val="0"/>
          <w:sz w:val="21"/>
          <w:szCs w:val="21"/>
          <w14:ligatures w14:val="none"/>
        </w:rPr>
        <w:t>]}]},</w:t>
      </w:r>
      <w:r w:rsidRPr="009B0C20">
        <w:rPr>
          <w:rFonts w:ascii="Menlo" w:eastAsia="Times New Roman" w:hAnsi="Menlo" w:cs="Menlo"/>
          <w:color w:val="242424"/>
          <w:spacing w:val="-5"/>
          <w:kern w:val="0"/>
          <w:sz w:val="21"/>
          <w:szCs w:val="21"/>
          <w14:ligatures w14:val="none"/>
        </w:rPr>
        <w:br/>
        <w:t xml:space="preserve">        media_stream_constraints={</w:t>
      </w:r>
      <w:r w:rsidRPr="009B0C20">
        <w:rPr>
          <w:rFonts w:ascii="Menlo" w:eastAsia="Times New Roman" w:hAnsi="Menlo" w:cs="Menlo"/>
          <w:color w:val="C41A16"/>
          <w:spacing w:val="-5"/>
          <w:kern w:val="0"/>
          <w:sz w:val="21"/>
          <w:szCs w:val="21"/>
          <w14:ligatures w14:val="none"/>
        </w:rPr>
        <w:t>"video"</w:t>
      </w:r>
      <w:r w:rsidRPr="009B0C20">
        <w:rPr>
          <w:rFonts w:ascii="Menlo" w:eastAsia="Times New Roman" w:hAnsi="Menlo" w:cs="Menlo"/>
          <w:color w:val="242424"/>
          <w:spacing w:val="-5"/>
          <w:kern w:val="0"/>
          <w:sz w:val="21"/>
          <w:szCs w:val="21"/>
          <w14:ligatures w14:val="none"/>
        </w:rPr>
        <w:t xml:space="preserve">: </w:t>
      </w:r>
      <w:r w:rsidRPr="009B0C20">
        <w:rPr>
          <w:rFonts w:ascii="Menlo" w:eastAsia="Times New Roman" w:hAnsi="Menlo" w:cs="Menlo"/>
          <w:color w:val="AA0D91"/>
          <w:spacing w:val="-5"/>
          <w:kern w:val="0"/>
          <w:sz w:val="21"/>
          <w:szCs w:val="21"/>
          <w14:ligatures w14:val="none"/>
        </w:rPr>
        <w:t>True</w:t>
      </w:r>
      <w:r w:rsidRPr="009B0C20">
        <w:rPr>
          <w:rFonts w:ascii="Menlo" w:eastAsia="Times New Roman" w:hAnsi="Menlo" w:cs="Menlo"/>
          <w:color w:val="242424"/>
          <w:spacing w:val="-5"/>
          <w:kern w:val="0"/>
          <w:sz w:val="21"/>
          <w:szCs w:val="21"/>
          <w14:ligatures w14:val="none"/>
        </w:rPr>
        <w:t xml:space="preserve">, </w:t>
      </w:r>
      <w:r w:rsidRPr="009B0C20">
        <w:rPr>
          <w:rFonts w:ascii="Menlo" w:eastAsia="Times New Roman" w:hAnsi="Menlo" w:cs="Menlo"/>
          <w:color w:val="C41A16"/>
          <w:spacing w:val="-5"/>
          <w:kern w:val="0"/>
          <w:sz w:val="21"/>
          <w:szCs w:val="21"/>
          <w14:ligatures w14:val="none"/>
        </w:rPr>
        <w:t>"audio"</w:t>
      </w:r>
      <w:r w:rsidRPr="009B0C20">
        <w:rPr>
          <w:rFonts w:ascii="Menlo" w:eastAsia="Times New Roman" w:hAnsi="Menlo" w:cs="Menlo"/>
          <w:color w:val="242424"/>
          <w:spacing w:val="-5"/>
          <w:kern w:val="0"/>
          <w:sz w:val="21"/>
          <w:szCs w:val="21"/>
          <w14:ligatures w14:val="none"/>
        </w:rPr>
        <w:t xml:space="preserve">: </w:t>
      </w:r>
      <w:r w:rsidRPr="009B0C20">
        <w:rPr>
          <w:rFonts w:ascii="Menlo" w:eastAsia="Times New Roman" w:hAnsi="Menlo" w:cs="Menlo"/>
          <w:color w:val="AA0D91"/>
          <w:spacing w:val="-5"/>
          <w:kern w:val="0"/>
          <w:sz w:val="21"/>
          <w:szCs w:val="21"/>
          <w14:ligatures w14:val="none"/>
        </w:rPr>
        <w:t>False</w:t>
      </w:r>
      <w:r w:rsidRPr="009B0C20">
        <w:rPr>
          <w:rFonts w:ascii="Menlo" w:eastAsia="Times New Roman" w:hAnsi="Menlo" w:cs="Menlo"/>
          <w:color w:val="242424"/>
          <w:spacing w:val="-5"/>
          <w:kern w:val="0"/>
          <w:sz w:val="21"/>
          <w:szCs w:val="21"/>
          <w14:ligatures w14:val="none"/>
        </w:rPr>
        <w:t>},</w:t>
      </w:r>
      <w:r w:rsidRPr="009B0C20">
        <w:rPr>
          <w:rFonts w:ascii="Menlo" w:eastAsia="Times New Roman" w:hAnsi="Menlo" w:cs="Menlo"/>
          <w:color w:val="242424"/>
          <w:spacing w:val="-5"/>
          <w:kern w:val="0"/>
          <w:sz w:val="21"/>
          <w:szCs w:val="21"/>
          <w14:ligatures w14:val="none"/>
        </w:rPr>
        <w:br/>
        <w:t xml:space="preserve">    )</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AA0D91"/>
          <w:spacing w:val="-5"/>
          <w:kern w:val="0"/>
          <w:sz w:val="21"/>
          <w:szCs w:val="21"/>
          <w14:ligatures w14:val="none"/>
        </w:rPr>
        <w:t>class</w:t>
      </w:r>
      <w:r w:rsidRPr="009B0C20">
        <w:rPr>
          <w:rFonts w:ascii="Menlo" w:eastAsia="Times New Roman" w:hAnsi="Menlo" w:cs="Menlo"/>
          <w:color w:val="242424"/>
          <w:spacing w:val="-5"/>
          <w:kern w:val="0"/>
          <w:sz w:val="21"/>
          <w:szCs w:val="21"/>
          <w14:ligatures w14:val="none"/>
        </w:rPr>
        <w:t xml:space="preserve"> MyVideoTransformer(VideoTransformerBase):</w:t>
      </w:r>
      <w:r w:rsidRPr="009B0C20">
        <w:rPr>
          <w:rFonts w:ascii="Menlo" w:eastAsia="Times New Roman" w:hAnsi="Menlo" w:cs="Menlo"/>
          <w:color w:val="242424"/>
          <w:spacing w:val="-5"/>
          <w:kern w:val="0"/>
          <w:sz w:val="21"/>
          <w:szCs w:val="21"/>
          <w14:ligatures w14:val="none"/>
        </w:rPr>
        <w:br/>
        <w:t xml:space="preserve">    </w:t>
      </w:r>
      <w:r w:rsidRPr="009B0C20">
        <w:rPr>
          <w:rFonts w:ascii="Menlo" w:eastAsia="Times New Roman" w:hAnsi="Menlo" w:cs="Menlo"/>
          <w:color w:val="AA0D91"/>
          <w:spacing w:val="-5"/>
          <w:kern w:val="0"/>
          <w:sz w:val="21"/>
          <w:szCs w:val="21"/>
          <w14:ligatures w14:val="none"/>
        </w:rPr>
        <w:t>def</w:t>
      </w:r>
      <w:r w:rsidRPr="009B0C20">
        <w:rPr>
          <w:rFonts w:ascii="Menlo" w:eastAsia="Times New Roman" w:hAnsi="Menlo" w:cs="Menlo"/>
          <w:color w:val="242424"/>
          <w:spacing w:val="-5"/>
          <w:kern w:val="0"/>
          <w:sz w:val="21"/>
          <w:szCs w:val="21"/>
          <w14:ligatures w14:val="none"/>
        </w:rPr>
        <w:t xml:space="preserve"> __init__(</w:t>
      </w:r>
      <w:r w:rsidRPr="009B0C20">
        <w:rPr>
          <w:rFonts w:ascii="Menlo" w:eastAsia="Times New Roman" w:hAnsi="Menlo" w:cs="Menlo"/>
          <w:color w:val="5C2699"/>
          <w:spacing w:val="-5"/>
          <w:kern w:val="0"/>
          <w:sz w:val="21"/>
          <w:szCs w:val="21"/>
          <w14:ligatures w14:val="none"/>
        </w:rPr>
        <w:t>self, conf, model</w:t>
      </w:r>
      <w:r w:rsidRPr="009B0C20">
        <w:rPr>
          <w:rFonts w:ascii="Menlo" w:eastAsia="Times New Roman" w:hAnsi="Menlo" w:cs="Menlo"/>
          <w:color w:val="242424"/>
          <w:spacing w:val="-5"/>
          <w:kern w:val="0"/>
          <w:sz w:val="21"/>
          <w:szCs w:val="21"/>
          <w14:ligatures w14:val="none"/>
        </w:rPr>
        <w:t>):</w:t>
      </w:r>
      <w:r w:rsidRPr="009B0C20">
        <w:rPr>
          <w:rFonts w:ascii="Menlo" w:eastAsia="Times New Roman" w:hAnsi="Menlo" w:cs="Menlo"/>
          <w:color w:val="242424"/>
          <w:spacing w:val="-5"/>
          <w:kern w:val="0"/>
          <w:sz w:val="21"/>
          <w:szCs w:val="21"/>
          <w14:ligatures w14:val="none"/>
        </w:rPr>
        <w:br/>
        <w:t xml:space="preserve">        self.conf = conf</w:t>
      </w:r>
      <w:r w:rsidRPr="009B0C20">
        <w:rPr>
          <w:rFonts w:ascii="Menlo" w:eastAsia="Times New Roman" w:hAnsi="Menlo" w:cs="Menlo"/>
          <w:color w:val="242424"/>
          <w:spacing w:val="-5"/>
          <w:kern w:val="0"/>
          <w:sz w:val="21"/>
          <w:szCs w:val="21"/>
          <w14:ligatures w14:val="none"/>
        </w:rPr>
        <w:br/>
        <w:t xml:space="preserve">        self.model = model</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242424"/>
          <w:spacing w:val="-5"/>
          <w:kern w:val="0"/>
          <w:sz w:val="21"/>
          <w:szCs w:val="21"/>
          <w14:ligatures w14:val="none"/>
        </w:rPr>
        <w:br/>
        <w:t xml:space="preserve">    </w:t>
      </w:r>
      <w:r w:rsidRPr="009B0C20">
        <w:rPr>
          <w:rFonts w:ascii="Menlo" w:eastAsia="Times New Roman" w:hAnsi="Menlo" w:cs="Menlo"/>
          <w:color w:val="AA0D91"/>
          <w:spacing w:val="-5"/>
          <w:kern w:val="0"/>
          <w:sz w:val="21"/>
          <w:szCs w:val="21"/>
          <w14:ligatures w14:val="none"/>
        </w:rPr>
        <w:t>def</w:t>
      </w:r>
      <w:r w:rsidRPr="009B0C20">
        <w:rPr>
          <w:rFonts w:ascii="Menlo" w:eastAsia="Times New Roman" w:hAnsi="Menlo" w:cs="Menlo"/>
          <w:color w:val="242424"/>
          <w:spacing w:val="-5"/>
          <w:kern w:val="0"/>
          <w:sz w:val="21"/>
          <w:szCs w:val="21"/>
          <w14:ligatures w14:val="none"/>
        </w:rPr>
        <w:t xml:space="preserve"> recv(</w:t>
      </w:r>
      <w:r w:rsidRPr="009B0C20">
        <w:rPr>
          <w:rFonts w:ascii="Menlo" w:eastAsia="Times New Roman" w:hAnsi="Menlo" w:cs="Menlo"/>
          <w:color w:val="5C2699"/>
          <w:spacing w:val="-5"/>
          <w:kern w:val="0"/>
          <w:sz w:val="21"/>
          <w:szCs w:val="21"/>
          <w14:ligatures w14:val="none"/>
        </w:rPr>
        <w:t>self, frame</w:t>
      </w:r>
      <w:r w:rsidRPr="009B0C20">
        <w:rPr>
          <w:rFonts w:ascii="Menlo" w:eastAsia="Times New Roman" w:hAnsi="Menlo" w:cs="Menlo"/>
          <w:color w:val="242424"/>
          <w:spacing w:val="-5"/>
          <w:kern w:val="0"/>
          <w:sz w:val="21"/>
          <w:szCs w:val="21"/>
          <w14:ligatures w14:val="none"/>
        </w:rPr>
        <w:t>):</w:t>
      </w:r>
      <w:r w:rsidRPr="009B0C20">
        <w:rPr>
          <w:rFonts w:ascii="Menlo" w:eastAsia="Times New Roman" w:hAnsi="Menlo" w:cs="Menlo"/>
          <w:color w:val="242424"/>
          <w:spacing w:val="-5"/>
          <w:kern w:val="0"/>
          <w:sz w:val="21"/>
          <w:szCs w:val="21"/>
          <w14:ligatures w14:val="none"/>
        </w:rPr>
        <w:br/>
        <w:t xml:space="preserve">        image = frame.to_ndarray(</w:t>
      </w:r>
      <w:r w:rsidRPr="009B0C20">
        <w:rPr>
          <w:rFonts w:ascii="Menlo" w:eastAsia="Times New Roman" w:hAnsi="Menlo" w:cs="Menlo"/>
          <w:color w:val="5C2699"/>
          <w:spacing w:val="-5"/>
          <w:kern w:val="0"/>
          <w:sz w:val="21"/>
          <w:szCs w:val="21"/>
          <w14:ligatures w14:val="none"/>
        </w:rPr>
        <w:t>format</w:t>
      </w:r>
      <w:r w:rsidRPr="009B0C20">
        <w:rPr>
          <w:rFonts w:ascii="Menlo" w:eastAsia="Times New Roman" w:hAnsi="Menlo" w:cs="Menlo"/>
          <w:color w:val="242424"/>
          <w:spacing w:val="-5"/>
          <w:kern w:val="0"/>
          <w:sz w:val="21"/>
          <w:szCs w:val="21"/>
          <w14:ligatures w14:val="none"/>
        </w:rPr>
        <w:t>=</w:t>
      </w:r>
      <w:r w:rsidRPr="009B0C20">
        <w:rPr>
          <w:rFonts w:ascii="Menlo" w:eastAsia="Times New Roman" w:hAnsi="Menlo" w:cs="Menlo"/>
          <w:color w:val="C41A16"/>
          <w:spacing w:val="-5"/>
          <w:kern w:val="0"/>
          <w:sz w:val="21"/>
          <w:szCs w:val="21"/>
          <w14:ligatures w14:val="none"/>
        </w:rPr>
        <w:t>"bgr24"</w:t>
      </w:r>
      <w:r w:rsidRPr="009B0C20">
        <w:rPr>
          <w:rFonts w:ascii="Menlo" w:eastAsia="Times New Roman" w:hAnsi="Menlo" w:cs="Menlo"/>
          <w:color w:val="242424"/>
          <w:spacing w:val="-5"/>
          <w:kern w:val="0"/>
          <w:sz w:val="21"/>
          <w:szCs w:val="21"/>
          <w14:ligatures w14:val="none"/>
        </w:rPr>
        <w:t>)</w:t>
      </w:r>
      <w:r w:rsidRPr="009B0C20">
        <w:rPr>
          <w:rFonts w:ascii="Menlo" w:eastAsia="Times New Roman" w:hAnsi="Menlo" w:cs="Menlo"/>
          <w:color w:val="242424"/>
          <w:spacing w:val="-5"/>
          <w:kern w:val="0"/>
          <w:sz w:val="21"/>
          <w:szCs w:val="21"/>
          <w14:ligatures w14:val="none"/>
        </w:rPr>
        <w:br/>
        <w:t xml:space="preserve">        processed_image = self._display_detected_frames(image)</w:t>
      </w:r>
      <w:r w:rsidRPr="009B0C20">
        <w:rPr>
          <w:rFonts w:ascii="Menlo" w:eastAsia="Times New Roman" w:hAnsi="Menlo" w:cs="Menlo"/>
          <w:color w:val="242424"/>
          <w:spacing w:val="-5"/>
          <w:kern w:val="0"/>
          <w:sz w:val="21"/>
          <w:szCs w:val="21"/>
          <w14:ligatures w14:val="none"/>
        </w:rPr>
        <w:br/>
        <w:t xml:space="preserve">        st.image(processed_image, caption=</w:t>
      </w:r>
      <w:r w:rsidRPr="009B0C20">
        <w:rPr>
          <w:rFonts w:ascii="Menlo" w:eastAsia="Times New Roman" w:hAnsi="Menlo" w:cs="Menlo"/>
          <w:color w:val="C41A16"/>
          <w:spacing w:val="-5"/>
          <w:kern w:val="0"/>
          <w:sz w:val="21"/>
          <w:szCs w:val="21"/>
          <w14:ligatures w14:val="none"/>
        </w:rPr>
        <w:t>'Detected Video'</w:t>
      </w:r>
      <w:r w:rsidRPr="009B0C20">
        <w:rPr>
          <w:rFonts w:ascii="Menlo" w:eastAsia="Times New Roman" w:hAnsi="Menlo" w:cs="Menlo"/>
          <w:color w:val="242424"/>
          <w:spacing w:val="-5"/>
          <w:kern w:val="0"/>
          <w:sz w:val="21"/>
          <w:szCs w:val="21"/>
          <w14:ligatures w14:val="none"/>
        </w:rPr>
        <w:t>, channels=</w:t>
      </w:r>
      <w:r w:rsidRPr="009B0C20">
        <w:rPr>
          <w:rFonts w:ascii="Menlo" w:eastAsia="Times New Roman" w:hAnsi="Menlo" w:cs="Menlo"/>
          <w:color w:val="C41A16"/>
          <w:spacing w:val="-5"/>
          <w:kern w:val="0"/>
          <w:sz w:val="21"/>
          <w:szCs w:val="21"/>
          <w14:ligatures w14:val="none"/>
        </w:rPr>
        <w:t>"BGR"</w:t>
      </w:r>
      <w:r w:rsidRPr="009B0C20">
        <w:rPr>
          <w:rFonts w:ascii="Menlo" w:eastAsia="Times New Roman" w:hAnsi="Menlo" w:cs="Menlo"/>
          <w:color w:val="242424"/>
          <w:spacing w:val="-5"/>
          <w:kern w:val="0"/>
          <w:sz w:val="21"/>
          <w:szCs w:val="21"/>
          <w14:ligatures w14:val="none"/>
        </w:rPr>
        <w:t>, use_column_width=</w:t>
      </w:r>
      <w:r w:rsidRPr="009B0C20">
        <w:rPr>
          <w:rFonts w:ascii="Menlo" w:eastAsia="Times New Roman" w:hAnsi="Menlo" w:cs="Menlo"/>
          <w:color w:val="AA0D91"/>
          <w:spacing w:val="-5"/>
          <w:kern w:val="0"/>
          <w:sz w:val="21"/>
          <w:szCs w:val="21"/>
          <w14:ligatures w14:val="none"/>
        </w:rPr>
        <w:t>True</w:t>
      </w:r>
      <w:r w:rsidRPr="009B0C20">
        <w:rPr>
          <w:rFonts w:ascii="Menlo" w:eastAsia="Times New Roman" w:hAnsi="Menlo" w:cs="Menlo"/>
          <w:color w:val="242424"/>
          <w:spacing w:val="-5"/>
          <w:kern w:val="0"/>
          <w:sz w:val="21"/>
          <w:szCs w:val="21"/>
          <w14:ligatures w14:val="none"/>
        </w:rPr>
        <w:t>)</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242424"/>
          <w:spacing w:val="-5"/>
          <w:kern w:val="0"/>
          <w:sz w:val="21"/>
          <w:szCs w:val="21"/>
          <w14:ligatures w14:val="none"/>
        </w:rPr>
        <w:br/>
        <w:t xml:space="preserve">    </w:t>
      </w:r>
      <w:r w:rsidRPr="009B0C20">
        <w:rPr>
          <w:rFonts w:ascii="Menlo" w:eastAsia="Times New Roman" w:hAnsi="Menlo" w:cs="Menlo"/>
          <w:color w:val="AA0D91"/>
          <w:spacing w:val="-5"/>
          <w:kern w:val="0"/>
          <w:sz w:val="21"/>
          <w:szCs w:val="21"/>
          <w14:ligatures w14:val="none"/>
        </w:rPr>
        <w:t>def</w:t>
      </w:r>
      <w:r w:rsidRPr="009B0C20">
        <w:rPr>
          <w:rFonts w:ascii="Menlo" w:eastAsia="Times New Roman" w:hAnsi="Menlo" w:cs="Menlo"/>
          <w:color w:val="242424"/>
          <w:spacing w:val="-5"/>
          <w:kern w:val="0"/>
          <w:sz w:val="21"/>
          <w:szCs w:val="21"/>
          <w14:ligatures w14:val="none"/>
        </w:rPr>
        <w:t xml:space="preserve"> _display_detected_frames(</w:t>
      </w:r>
      <w:r w:rsidRPr="009B0C20">
        <w:rPr>
          <w:rFonts w:ascii="Menlo" w:eastAsia="Times New Roman" w:hAnsi="Menlo" w:cs="Menlo"/>
          <w:color w:val="5C2699"/>
          <w:spacing w:val="-5"/>
          <w:kern w:val="0"/>
          <w:sz w:val="21"/>
          <w:szCs w:val="21"/>
          <w14:ligatures w14:val="none"/>
        </w:rPr>
        <w:t>self, image</w:t>
      </w:r>
      <w:r w:rsidRPr="009B0C20">
        <w:rPr>
          <w:rFonts w:ascii="Menlo" w:eastAsia="Times New Roman" w:hAnsi="Menlo" w:cs="Menlo"/>
          <w:color w:val="242424"/>
          <w:spacing w:val="-5"/>
          <w:kern w:val="0"/>
          <w:sz w:val="21"/>
          <w:szCs w:val="21"/>
          <w14:ligatures w14:val="none"/>
        </w:rPr>
        <w:t>):</w:t>
      </w:r>
      <w:r w:rsidRPr="009B0C20">
        <w:rPr>
          <w:rFonts w:ascii="Menlo" w:eastAsia="Times New Roman" w:hAnsi="Menlo" w:cs="Menlo"/>
          <w:color w:val="242424"/>
          <w:spacing w:val="-5"/>
          <w:kern w:val="0"/>
          <w:sz w:val="21"/>
          <w:szCs w:val="21"/>
          <w14:ligatures w14:val="none"/>
        </w:rPr>
        <w:br/>
        <w:t xml:space="preserve">        orig_h, orig_w = image.shape[</w:t>
      </w:r>
      <w:r w:rsidRPr="009B0C20">
        <w:rPr>
          <w:rFonts w:ascii="Menlo" w:eastAsia="Times New Roman" w:hAnsi="Menlo" w:cs="Menlo"/>
          <w:color w:val="1C00CF"/>
          <w:spacing w:val="-5"/>
          <w:kern w:val="0"/>
          <w:sz w:val="21"/>
          <w:szCs w:val="21"/>
          <w14:ligatures w14:val="none"/>
        </w:rPr>
        <w:t>0</w:t>
      </w:r>
      <w:r w:rsidRPr="009B0C20">
        <w:rPr>
          <w:rFonts w:ascii="Menlo" w:eastAsia="Times New Roman" w:hAnsi="Menlo" w:cs="Menlo"/>
          <w:color w:val="242424"/>
          <w:spacing w:val="-5"/>
          <w:kern w:val="0"/>
          <w:sz w:val="21"/>
          <w:szCs w:val="21"/>
          <w14:ligatures w14:val="none"/>
        </w:rPr>
        <w:t>:</w:t>
      </w:r>
      <w:r w:rsidRPr="009B0C20">
        <w:rPr>
          <w:rFonts w:ascii="Menlo" w:eastAsia="Times New Roman" w:hAnsi="Menlo" w:cs="Menlo"/>
          <w:color w:val="1C00CF"/>
          <w:spacing w:val="-5"/>
          <w:kern w:val="0"/>
          <w:sz w:val="21"/>
          <w:szCs w:val="21"/>
          <w14:ligatures w14:val="none"/>
        </w:rPr>
        <w:t>2</w:t>
      </w:r>
      <w:r w:rsidRPr="009B0C20">
        <w:rPr>
          <w:rFonts w:ascii="Menlo" w:eastAsia="Times New Roman" w:hAnsi="Menlo" w:cs="Menlo"/>
          <w:color w:val="242424"/>
          <w:spacing w:val="-5"/>
          <w:kern w:val="0"/>
          <w:sz w:val="21"/>
          <w:szCs w:val="21"/>
          <w14:ligatures w14:val="none"/>
        </w:rPr>
        <w:t>]</w:t>
      </w:r>
      <w:r w:rsidRPr="009B0C20">
        <w:rPr>
          <w:rFonts w:ascii="Menlo" w:eastAsia="Times New Roman" w:hAnsi="Menlo" w:cs="Menlo"/>
          <w:color w:val="242424"/>
          <w:spacing w:val="-5"/>
          <w:kern w:val="0"/>
          <w:sz w:val="21"/>
          <w:szCs w:val="21"/>
          <w14:ligatures w14:val="none"/>
        </w:rPr>
        <w:br/>
        <w:t xml:space="preserve">        width = </w:t>
      </w:r>
      <w:r w:rsidRPr="009B0C20">
        <w:rPr>
          <w:rFonts w:ascii="Menlo" w:eastAsia="Times New Roman" w:hAnsi="Menlo" w:cs="Menlo"/>
          <w:color w:val="1C00CF"/>
          <w:spacing w:val="-5"/>
          <w:kern w:val="0"/>
          <w:sz w:val="21"/>
          <w:szCs w:val="21"/>
          <w14:ligatures w14:val="none"/>
        </w:rPr>
        <w:t>720</w:t>
      </w:r>
      <w:r w:rsidRPr="009B0C20">
        <w:rPr>
          <w:rFonts w:ascii="Menlo" w:eastAsia="Times New Roman" w:hAnsi="Menlo" w:cs="Menlo"/>
          <w:color w:val="242424"/>
          <w:spacing w:val="-5"/>
          <w:kern w:val="0"/>
          <w:sz w:val="21"/>
          <w:szCs w:val="21"/>
          <w14:ligatures w14:val="none"/>
        </w:rPr>
        <w:t xml:space="preserve">  </w:t>
      </w:r>
      <w:r w:rsidRPr="009B0C20">
        <w:rPr>
          <w:rFonts w:ascii="Menlo" w:eastAsia="Times New Roman" w:hAnsi="Menlo" w:cs="Menlo"/>
          <w:color w:val="007400"/>
          <w:spacing w:val="-5"/>
          <w:kern w:val="0"/>
          <w:sz w:val="21"/>
          <w:szCs w:val="21"/>
          <w14:ligatures w14:val="none"/>
        </w:rPr>
        <w:t># Set the desired width for processing</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242424"/>
          <w:spacing w:val="-5"/>
          <w:kern w:val="0"/>
          <w:sz w:val="21"/>
          <w:szCs w:val="21"/>
          <w14:ligatures w14:val="none"/>
        </w:rPr>
        <w:br/>
        <w:t xml:space="preserve">        </w:t>
      </w:r>
      <w:r w:rsidRPr="009B0C20">
        <w:rPr>
          <w:rFonts w:ascii="Menlo" w:eastAsia="Times New Roman" w:hAnsi="Menlo" w:cs="Menlo"/>
          <w:color w:val="007400"/>
          <w:spacing w:val="-5"/>
          <w:kern w:val="0"/>
          <w:sz w:val="21"/>
          <w:szCs w:val="21"/>
          <w14:ligatures w14:val="none"/>
        </w:rPr>
        <w:t># cv2.resize used in a forked thread may cause memory leaks</w:t>
      </w:r>
      <w:r w:rsidRPr="009B0C20">
        <w:rPr>
          <w:rFonts w:ascii="Menlo" w:eastAsia="Times New Roman" w:hAnsi="Menlo" w:cs="Menlo"/>
          <w:color w:val="242424"/>
          <w:spacing w:val="-5"/>
          <w:kern w:val="0"/>
          <w:sz w:val="21"/>
          <w:szCs w:val="21"/>
          <w14:ligatures w14:val="none"/>
        </w:rPr>
        <w:br/>
        <w:t xml:space="preserve">        </w:t>
      </w:r>
      <w:r w:rsidRPr="009B0C20">
        <w:rPr>
          <w:rFonts w:ascii="Menlo" w:eastAsia="Times New Roman" w:hAnsi="Menlo" w:cs="Menlo"/>
          <w:color w:val="5C2699"/>
          <w:spacing w:val="-5"/>
          <w:kern w:val="0"/>
          <w:sz w:val="21"/>
          <w:szCs w:val="21"/>
          <w14:ligatures w14:val="none"/>
        </w:rPr>
        <w:t>input</w:t>
      </w:r>
      <w:r w:rsidRPr="009B0C20">
        <w:rPr>
          <w:rFonts w:ascii="Menlo" w:eastAsia="Times New Roman" w:hAnsi="Menlo" w:cs="Menlo"/>
          <w:color w:val="242424"/>
          <w:spacing w:val="-5"/>
          <w:kern w:val="0"/>
          <w:sz w:val="21"/>
          <w:szCs w:val="21"/>
          <w14:ligatures w14:val="none"/>
        </w:rPr>
        <w:t xml:space="preserve"> = np.asarray(Image.fromarray(image).resize((width, </w:t>
      </w:r>
      <w:r w:rsidRPr="009B0C20">
        <w:rPr>
          <w:rFonts w:ascii="Menlo" w:eastAsia="Times New Roman" w:hAnsi="Menlo" w:cs="Menlo"/>
          <w:color w:val="5C2699"/>
          <w:spacing w:val="-5"/>
          <w:kern w:val="0"/>
          <w:sz w:val="21"/>
          <w:szCs w:val="21"/>
          <w14:ligatures w14:val="none"/>
        </w:rPr>
        <w:t>int</w:t>
      </w:r>
      <w:r w:rsidRPr="009B0C20">
        <w:rPr>
          <w:rFonts w:ascii="Menlo" w:eastAsia="Times New Roman" w:hAnsi="Menlo" w:cs="Menlo"/>
          <w:color w:val="242424"/>
          <w:spacing w:val="-5"/>
          <w:kern w:val="0"/>
          <w:sz w:val="21"/>
          <w:szCs w:val="21"/>
          <w14:ligatures w14:val="none"/>
        </w:rPr>
        <w:t>(width * orig_h / orig_w))))</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242424"/>
          <w:spacing w:val="-5"/>
          <w:kern w:val="0"/>
          <w:sz w:val="21"/>
          <w:szCs w:val="21"/>
          <w14:ligatures w14:val="none"/>
        </w:rPr>
        <w:br/>
        <w:t xml:space="preserve">        </w:t>
      </w:r>
      <w:r w:rsidRPr="009B0C20">
        <w:rPr>
          <w:rFonts w:ascii="Menlo" w:eastAsia="Times New Roman" w:hAnsi="Menlo" w:cs="Menlo"/>
          <w:color w:val="AA0D91"/>
          <w:spacing w:val="-5"/>
          <w:kern w:val="0"/>
          <w:sz w:val="21"/>
          <w:szCs w:val="21"/>
          <w14:ligatures w14:val="none"/>
        </w:rPr>
        <w:t>if</w:t>
      </w:r>
      <w:r w:rsidRPr="009B0C20">
        <w:rPr>
          <w:rFonts w:ascii="Menlo" w:eastAsia="Times New Roman" w:hAnsi="Menlo" w:cs="Menlo"/>
          <w:color w:val="242424"/>
          <w:spacing w:val="-5"/>
          <w:kern w:val="0"/>
          <w:sz w:val="21"/>
          <w:szCs w:val="21"/>
          <w14:ligatures w14:val="none"/>
        </w:rPr>
        <w:t xml:space="preserve"> self.model </w:t>
      </w:r>
      <w:r w:rsidRPr="009B0C20">
        <w:rPr>
          <w:rFonts w:ascii="Menlo" w:eastAsia="Times New Roman" w:hAnsi="Menlo" w:cs="Menlo"/>
          <w:color w:val="AA0D91"/>
          <w:spacing w:val="-5"/>
          <w:kern w:val="0"/>
          <w:sz w:val="21"/>
          <w:szCs w:val="21"/>
          <w14:ligatures w14:val="none"/>
        </w:rPr>
        <w:t>is</w:t>
      </w:r>
      <w:r w:rsidRPr="009B0C20">
        <w:rPr>
          <w:rFonts w:ascii="Menlo" w:eastAsia="Times New Roman" w:hAnsi="Menlo" w:cs="Menlo"/>
          <w:color w:val="242424"/>
          <w:spacing w:val="-5"/>
          <w:kern w:val="0"/>
          <w:sz w:val="21"/>
          <w:szCs w:val="21"/>
          <w14:ligatures w14:val="none"/>
        </w:rPr>
        <w:t xml:space="preserve"> </w:t>
      </w:r>
      <w:r w:rsidRPr="009B0C20">
        <w:rPr>
          <w:rFonts w:ascii="Menlo" w:eastAsia="Times New Roman" w:hAnsi="Menlo" w:cs="Menlo"/>
          <w:color w:val="AA0D91"/>
          <w:spacing w:val="-5"/>
          <w:kern w:val="0"/>
          <w:sz w:val="21"/>
          <w:szCs w:val="21"/>
          <w14:ligatures w14:val="none"/>
        </w:rPr>
        <w:t>not</w:t>
      </w:r>
      <w:r w:rsidRPr="009B0C20">
        <w:rPr>
          <w:rFonts w:ascii="Menlo" w:eastAsia="Times New Roman" w:hAnsi="Menlo" w:cs="Menlo"/>
          <w:color w:val="242424"/>
          <w:spacing w:val="-5"/>
          <w:kern w:val="0"/>
          <w:sz w:val="21"/>
          <w:szCs w:val="21"/>
          <w14:ligatures w14:val="none"/>
        </w:rPr>
        <w:t xml:space="preserve"> </w:t>
      </w:r>
      <w:r w:rsidRPr="009B0C20">
        <w:rPr>
          <w:rFonts w:ascii="Menlo" w:eastAsia="Times New Roman" w:hAnsi="Menlo" w:cs="Menlo"/>
          <w:color w:val="AA0D91"/>
          <w:spacing w:val="-5"/>
          <w:kern w:val="0"/>
          <w:sz w:val="21"/>
          <w:szCs w:val="21"/>
          <w14:ligatures w14:val="none"/>
        </w:rPr>
        <w:t>None</w:t>
      </w:r>
      <w:r w:rsidRPr="009B0C20">
        <w:rPr>
          <w:rFonts w:ascii="Menlo" w:eastAsia="Times New Roman" w:hAnsi="Menlo" w:cs="Menlo"/>
          <w:color w:val="242424"/>
          <w:spacing w:val="-5"/>
          <w:kern w:val="0"/>
          <w:sz w:val="21"/>
          <w:szCs w:val="21"/>
          <w14:ligatures w14:val="none"/>
        </w:rPr>
        <w:t>:</w:t>
      </w:r>
      <w:r w:rsidRPr="009B0C20">
        <w:rPr>
          <w:rFonts w:ascii="Menlo" w:eastAsia="Times New Roman" w:hAnsi="Menlo" w:cs="Menlo"/>
          <w:color w:val="242424"/>
          <w:spacing w:val="-5"/>
          <w:kern w:val="0"/>
          <w:sz w:val="21"/>
          <w:szCs w:val="21"/>
          <w14:ligatures w14:val="none"/>
        </w:rPr>
        <w:br/>
        <w:t xml:space="preserve">            </w:t>
      </w:r>
      <w:r w:rsidRPr="009B0C20">
        <w:rPr>
          <w:rFonts w:ascii="Menlo" w:eastAsia="Times New Roman" w:hAnsi="Menlo" w:cs="Menlo"/>
          <w:color w:val="007400"/>
          <w:spacing w:val="-5"/>
          <w:kern w:val="0"/>
          <w:sz w:val="21"/>
          <w:szCs w:val="21"/>
          <w14:ligatures w14:val="none"/>
        </w:rPr>
        <w:t># Perform object detection using YOLO model</w:t>
      </w:r>
      <w:r w:rsidRPr="009B0C20">
        <w:rPr>
          <w:rFonts w:ascii="Menlo" w:eastAsia="Times New Roman" w:hAnsi="Menlo" w:cs="Menlo"/>
          <w:color w:val="242424"/>
          <w:spacing w:val="-5"/>
          <w:kern w:val="0"/>
          <w:sz w:val="21"/>
          <w:szCs w:val="21"/>
          <w14:ligatures w14:val="none"/>
        </w:rPr>
        <w:br/>
        <w:t xml:space="preserve">            res = self.model.predict(</w:t>
      </w:r>
      <w:r w:rsidRPr="009B0C20">
        <w:rPr>
          <w:rFonts w:ascii="Menlo" w:eastAsia="Times New Roman" w:hAnsi="Menlo" w:cs="Menlo"/>
          <w:color w:val="5C2699"/>
          <w:spacing w:val="-5"/>
          <w:kern w:val="0"/>
          <w:sz w:val="21"/>
          <w:szCs w:val="21"/>
          <w14:ligatures w14:val="none"/>
        </w:rPr>
        <w:t>input</w:t>
      </w:r>
      <w:r w:rsidRPr="009B0C20">
        <w:rPr>
          <w:rFonts w:ascii="Menlo" w:eastAsia="Times New Roman" w:hAnsi="Menlo" w:cs="Menlo"/>
          <w:color w:val="242424"/>
          <w:spacing w:val="-5"/>
          <w:kern w:val="0"/>
          <w:sz w:val="21"/>
          <w:szCs w:val="21"/>
          <w14:ligatures w14:val="none"/>
        </w:rPr>
        <w:t>, conf=self.conf)</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242424"/>
          <w:spacing w:val="-5"/>
          <w:kern w:val="0"/>
          <w:sz w:val="21"/>
          <w:szCs w:val="21"/>
          <w14:ligatures w14:val="none"/>
        </w:rPr>
        <w:br/>
        <w:t xml:space="preserve">            </w:t>
      </w:r>
      <w:r w:rsidRPr="009B0C20">
        <w:rPr>
          <w:rFonts w:ascii="Menlo" w:eastAsia="Times New Roman" w:hAnsi="Menlo" w:cs="Menlo"/>
          <w:color w:val="007400"/>
          <w:spacing w:val="-5"/>
          <w:kern w:val="0"/>
          <w:sz w:val="21"/>
          <w:szCs w:val="21"/>
          <w14:ligatures w14:val="none"/>
        </w:rPr>
        <w:t># Plot the detected objects on the video frame</w:t>
      </w:r>
      <w:r w:rsidRPr="009B0C20">
        <w:rPr>
          <w:rFonts w:ascii="Menlo" w:eastAsia="Times New Roman" w:hAnsi="Menlo" w:cs="Menlo"/>
          <w:color w:val="242424"/>
          <w:spacing w:val="-5"/>
          <w:kern w:val="0"/>
          <w:sz w:val="21"/>
          <w:szCs w:val="21"/>
          <w14:ligatures w14:val="none"/>
        </w:rPr>
        <w:br/>
        <w:t xml:space="preserve">            res_plotted = res[</w:t>
      </w:r>
      <w:r w:rsidRPr="009B0C20">
        <w:rPr>
          <w:rFonts w:ascii="Menlo" w:eastAsia="Times New Roman" w:hAnsi="Menlo" w:cs="Menlo"/>
          <w:color w:val="1C00CF"/>
          <w:spacing w:val="-5"/>
          <w:kern w:val="0"/>
          <w:sz w:val="21"/>
          <w:szCs w:val="21"/>
          <w14:ligatures w14:val="none"/>
        </w:rPr>
        <w:t>0</w:t>
      </w:r>
      <w:r w:rsidRPr="009B0C20">
        <w:rPr>
          <w:rFonts w:ascii="Menlo" w:eastAsia="Times New Roman" w:hAnsi="Menlo" w:cs="Menlo"/>
          <w:color w:val="242424"/>
          <w:spacing w:val="-5"/>
          <w:kern w:val="0"/>
          <w:sz w:val="21"/>
          <w:szCs w:val="21"/>
          <w14:ligatures w14:val="none"/>
        </w:rPr>
        <w:t>].plot()</w:t>
      </w:r>
      <w:r w:rsidRPr="009B0C20">
        <w:rPr>
          <w:rFonts w:ascii="Menlo" w:eastAsia="Times New Roman" w:hAnsi="Menlo" w:cs="Menlo"/>
          <w:color w:val="242424"/>
          <w:spacing w:val="-5"/>
          <w:kern w:val="0"/>
          <w:sz w:val="21"/>
          <w:szCs w:val="21"/>
          <w14:ligatures w14:val="none"/>
        </w:rPr>
        <w:br/>
        <w:t xml:space="preserve">            </w:t>
      </w:r>
      <w:r w:rsidRPr="009B0C20">
        <w:rPr>
          <w:rFonts w:ascii="Menlo" w:eastAsia="Times New Roman" w:hAnsi="Menlo" w:cs="Menlo"/>
          <w:color w:val="AA0D91"/>
          <w:spacing w:val="-5"/>
          <w:kern w:val="0"/>
          <w:sz w:val="21"/>
          <w:szCs w:val="21"/>
          <w14:ligatures w14:val="none"/>
        </w:rPr>
        <w:t>return</w:t>
      </w:r>
      <w:r w:rsidRPr="009B0C20">
        <w:rPr>
          <w:rFonts w:ascii="Menlo" w:eastAsia="Times New Roman" w:hAnsi="Menlo" w:cs="Menlo"/>
          <w:color w:val="242424"/>
          <w:spacing w:val="-5"/>
          <w:kern w:val="0"/>
          <w:sz w:val="21"/>
          <w:szCs w:val="21"/>
          <w14:ligatures w14:val="none"/>
        </w:rPr>
        <w:t xml:space="preserve"> res_plotted</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242424"/>
          <w:spacing w:val="-5"/>
          <w:kern w:val="0"/>
          <w:sz w:val="21"/>
          <w:szCs w:val="21"/>
          <w14:ligatures w14:val="none"/>
        </w:rPr>
        <w:br/>
        <w:t xml:space="preserve">        </w:t>
      </w:r>
      <w:r w:rsidRPr="009B0C20">
        <w:rPr>
          <w:rFonts w:ascii="Menlo" w:eastAsia="Times New Roman" w:hAnsi="Menlo" w:cs="Menlo"/>
          <w:color w:val="AA0D91"/>
          <w:spacing w:val="-5"/>
          <w:kern w:val="0"/>
          <w:sz w:val="21"/>
          <w:szCs w:val="21"/>
          <w14:ligatures w14:val="none"/>
        </w:rPr>
        <w:t>return</w:t>
      </w:r>
      <w:r w:rsidRPr="009B0C20">
        <w:rPr>
          <w:rFonts w:ascii="Menlo" w:eastAsia="Times New Roman" w:hAnsi="Menlo" w:cs="Menlo"/>
          <w:color w:val="242424"/>
          <w:spacing w:val="-5"/>
          <w:kern w:val="0"/>
          <w:sz w:val="21"/>
          <w:szCs w:val="21"/>
          <w14:ligatures w14:val="none"/>
        </w:rPr>
        <w:t xml:space="preserve"> </w:t>
      </w:r>
      <w:r w:rsidRPr="009B0C20">
        <w:rPr>
          <w:rFonts w:ascii="Menlo" w:eastAsia="Times New Roman" w:hAnsi="Menlo" w:cs="Menlo"/>
          <w:color w:val="5C2699"/>
          <w:spacing w:val="-5"/>
          <w:kern w:val="0"/>
          <w:sz w:val="21"/>
          <w:szCs w:val="21"/>
          <w14:ligatures w14:val="none"/>
        </w:rPr>
        <w:t>input</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242424"/>
          <w:spacing w:val="-5"/>
          <w:kern w:val="0"/>
          <w:sz w:val="21"/>
          <w:szCs w:val="21"/>
          <w14:ligatures w14:val="none"/>
        </w:rPr>
        <w:lastRenderedPageBreak/>
        <w:br/>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AA0D91"/>
          <w:spacing w:val="-5"/>
          <w:kern w:val="0"/>
          <w:sz w:val="21"/>
          <w:szCs w:val="21"/>
          <w14:ligatures w14:val="none"/>
        </w:rPr>
        <w:t>def</w:t>
      </w:r>
      <w:r w:rsidRPr="009B0C20">
        <w:rPr>
          <w:rFonts w:ascii="Menlo" w:eastAsia="Times New Roman" w:hAnsi="Menlo" w:cs="Menlo"/>
          <w:color w:val="242424"/>
          <w:spacing w:val="-5"/>
          <w:kern w:val="0"/>
          <w:sz w:val="21"/>
          <w:szCs w:val="21"/>
          <w14:ligatures w14:val="none"/>
        </w:rPr>
        <w:t xml:space="preserve"> play_stored_video(</w:t>
      </w:r>
      <w:r w:rsidRPr="009B0C20">
        <w:rPr>
          <w:rFonts w:ascii="Menlo" w:eastAsia="Times New Roman" w:hAnsi="Menlo" w:cs="Menlo"/>
          <w:color w:val="5C2699"/>
          <w:spacing w:val="-5"/>
          <w:kern w:val="0"/>
          <w:sz w:val="21"/>
          <w:szCs w:val="21"/>
          <w14:ligatures w14:val="none"/>
        </w:rPr>
        <w:t>conf, model</w:t>
      </w:r>
      <w:r w:rsidRPr="009B0C20">
        <w:rPr>
          <w:rFonts w:ascii="Menlo" w:eastAsia="Times New Roman" w:hAnsi="Menlo" w:cs="Menlo"/>
          <w:color w:val="242424"/>
          <w:spacing w:val="-5"/>
          <w:kern w:val="0"/>
          <w:sz w:val="21"/>
          <w:szCs w:val="21"/>
          <w14:ligatures w14:val="none"/>
        </w:rPr>
        <w:t>):</w:t>
      </w:r>
      <w:r w:rsidRPr="009B0C20">
        <w:rPr>
          <w:rFonts w:ascii="Menlo" w:eastAsia="Times New Roman" w:hAnsi="Menlo" w:cs="Menlo"/>
          <w:color w:val="242424"/>
          <w:spacing w:val="-5"/>
          <w:kern w:val="0"/>
          <w:sz w:val="21"/>
          <w:szCs w:val="21"/>
          <w14:ligatures w14:val="none"/>
        </w:rPr>
        <w:br/>
        <w:t xml:space="preserve">    </w:t>
      </w:r>
      <w:r w:rsidRPr="009B0C20">
        <w:rPr>
          <w:rFonts w:ascii="Menlo" w:eastAsia="Times New Roman" w:hAnsi="Menlo" w:cs="Menlo"/>
          <w:color w:val="C41A16"/>
          <w:spacing w:val="-5"/>
          <w:kern w:val="0"/>
          <w:sz w:val="21"/>
          <w:szCs w:val="21"/>
          <w14:ligatures w14:val="none"/>
        </w:rPr>
        <w:t>"""</w:t>
      </w:r>
      <w:r w:rsidRPr="009B0C20">
        <w:rPr>
          <w:rFonts w:ascii="Menlo" w:eastAsia="Times New Roman" w:hAnsi="Menlo" w:cs="Menlo"/>
          <w:color w:val="C41A16"/>
          <w:spacing w:val="-5"/>
          <w:kern w:val="0"/>
          <w:sz w:val="21"/>
          <w:szCs w:val="21"/>
          <w14:ligatures w14:val="none"/>
        </w:rPr>
        <w:br/>
        <w:t xml:space="preserve">    Plays a stored video file. Tracks and detects objects in real-time using the YOLOv8 object detection model.</w:t>
      </w:r>
      <w:r w:rsidRPr="009B0C20">
        <w:rPr>
          <w:rFonts w:ascii="Menlo" w:eastAsia="Times New Roman" w:hAnsi="Menlo" w:cs="Menlo"/>
          <w:color w:val="C41A16"/>
          <w:spacing w:val="-5"/>
          <w:kern w:val="0"/>
          <w:sz w:val="21"/>
          <w:szCs w:val="21"/>
          <w14:ligatures w14:val="none"/>
        </w:rPr>
        <w:br/>
      </w:r>
      <w:r w:rsidRPr="009B0C20">
        <w:rPr>
          <w:rFonts w:ascii="Menlo" w:eastAsia="Times New Roman" w:hAnsi="Menlo" w:cs="Menlo"/>
          <w:color w:val="C41A16"/>
          <w:spacing w:val="-5"/>
          <w:kern w:val="0"/>
          <w:sz w:val="21"/>
          <w:szCs w:val="21"/>
          <w14:ligatures w14:val="none"/>
        </w:rPr>
        <w:br/>
        <w:t xml:space="preserve">    Parameters:</w:t>
      </w:r>
      <w:r w:rsidRPr="009B0C20">
        <w:rPr>
          <w:rFonts w:ascii="Menlo" w:eastAsia="Times New Roman" w:hAnsi="Menlo" w:cs="Menlo"/>
          <w:color w:val="C41A16"/>
          <w:spacing w:val="-5"/>
          <w:kern w:val="0"/>
          <w:sz w:val="21"/>
          <w:szCs w:val="21"/>
          <w14:ligatures w14:val="none"/>
        </w:rPr>
        <w:br/>
        <w:t xml:space="preserve">        conf: Confidence of YOLOv8 model.</w:t>
      </w:r>
      <w:r w:rsidRPr="009B0C20">
        <w:rPr>
          <w:rFonts w:ascii="Menlo" w:eastAsia="Times New Roman" w:hAnsi="Menlo" w:cs="Menlo"/>
          <w:color w:val="C41A16"/>
          <w:spacing w:val="-5"/>
          <w:kern w:val="0"/>
          <w:sz w:val="21"/>
          <w:szCs w:val="21"/>
          <w14:ligatures w14:val="none"/>
        </w:rPr>
        <w:br/>
        <w:t xml:space="preserve">        model: An instance of the `YOLOv8` class containing the YOLOv8 model.</w:t>
      </w:r>
      <w:r w:rsidRPr="009B0C20">
        <w:rPr>
          <w:rFonts w:ascii="Menlo" w:eastAsia="Times New Roman" w:hAnsi="Menlo" w:cs="Menlo"/>
          <w:color w:val="C41A16"/>
          <w:spacing w:val="-5"/>
          <w:kern w:val="0"/>
          <w:sz w:val="21"/>
          <w:szCs w:val="21"/>
          <w14:ligatures w14:val="none"/>
        </w:rPr>
        <w:br/>
      </w:r>
      <w:r w:rsidRPr="009B0C20">
        <w:rPr>
          <w:rFonts w:ascii="Menlo" w:eastAsia="Times New Roman" w:hAnsi="Menlo" w:cs="Menlo"/>
          <w:color w:val="C41A16"/>
          <w:spacing w:val="-5"/>
          <w:kern w:val="0"/>
          <w:sz w:val="21"/>
          <w:szCs w:val="21"/>
          <w14:ligatures w14:val="none"/>
        </w:rPr>
        <w:br/>
        <w:t xml:space="preserve">    Returns:</w:t>
      </w:r>
      <w:r w:rsidRPr="009B0C20">
        <w:rPr>
          <w:rFonts w:ascii="Menlo" w:eastAsia="Times New Roman" w:hAnsi="Menlo" w:cs="Menlo"/>
          <w:color w:val="C41A16"/>
          <w:spacing w:val="-5"/>
          <w:kern w:val="0"/>
          <w:sz w:val="21"/>
          <w:szCs w:val="21"/>
          <w14:ligatures w14:val="none"/>
        </w:rPr>
        <w:br/>
        <w:t xml:space="preserve">        None</w:t>
      </w:r>
      <w:r w:rsidRPr="009B0C20">
        <w:rPr>
          <w:rFonts w:ascii="Menlo" w:eastAsia="Times New Roman" w:hAnsi="Menlo" w:cs="Menlo"/>
          <w:color w:val="C41A16"/>
          <w:spacing w:val="-5"/>
          <w:kern w:val="0"/>
          <w:sz w:val="21"/>
          <w:szCs w:val="21"/>
          <w14:ligatures w14:val="none"/>
        </w:rPr>
        <w:br/>
      </w:r>
      <w:r w:rsidRPr="009B0C20">
        <w:rPr>
          <w:rFonts w:ascii="Menlo" w:eastAsia="Times New Roman" w:hAnsi="Menlo" w:cs="Menlo"/>
          <w:color w:val="C41A16"/>
          <w:spacing w:val="-5"/>
          <w:kern w:val="0"/>
          <w:sz w:val="21"/>
          <w:szCs w:val="21"/>
          <w14:ligatures w14:val="none"/>
        </w:rPr>
        <w:br/>
        <w:t xml:space="preserve">    Raises:</w:t>
      </w:r>
      <w:r w:rsidRPr="009B0C20">
        <w:rPr>
          <w:rFonts w:ascii="Menlo" w:eastAsia="Times New Roman" w:hAnsi="Menlo" w:cs="Menlo"/>
          <w:color w:val="C41A16"/>
          <w:spacing w:val="-5"/>
          <w:kern w:val="0"/>
          <w:sz w:val="21"/>
          <w:szCs w:val="21"/>
          <w14:ligatures w14:val="none"/>
        </w:rPr>
        <w:br/>
        <w:t xml:space="preserve">        None</w:t>
      </w:r>
      <w:r w:rsidRPr="009B0C20">
        <w:rPr>
          <w:rFonts w:ascii="Menlo" w:eastAsia="Times New Roman" w:hAnsi="Menlo" w:cs="Menlo"/>
          <w:color w:val="C41A16"/>
          <w:spacing w:val="-5"/>
          <w:kern w:val="0"/>
          <w:sz w:val="21"/>
          <w:szCs w:val="21"/>
          <w14:ligatures w14:val="none"/>
        </w:rPr>
        <w:br/>
        <w:t xml:space="preserve">    """</w:t>
      </w:r>
      <w:r w:rsidRPr="009B0C20">
        <w:rPr>
          <w:rFonts w:ascii="Menlo" w:eastAsia="Times New Roman" w:hAnsi="Menlo" w:cs="Menlo"/>
          <w:color w:val="242424"/>
          <w:spacing w:val="-5"/>
          <w:kern w:val="0"/>
          <w:sz w:val="21"/>
          <w:szCs w:val="21"/>
          <w14:ligatures w14:val="none"/>
        </w:rPr>
        <w:br/>
        <w:t xml:space="preserve">    source_vid = st.sidebar.selectbox(</w:t>
      </w:r>
      <w:r w:rsidRPr="009B0C20">
        <w:rPr>
          <w:rFonts w:ascii="Menlo" w:eastAsia="Times New Roman" w:hAnsi="Menlo" w:cs="Menlo"/>
          <w:color w:val="242424"/>
          <w:spacing w:val="-5"/>
          <w:kern w:val="0"/>
          <w:sz w:val="21"/>
          <w:szCs w:val="21"/>
          <w14:ligatures w14:val="none"/>
        </w:rPr>
        <w:br/>
        <w:t xml:space="preserve">        </w:t>
      </w:r>
      <w:r w:rsidRPr="009B0C20">
        <w:rPr>
          <w:rFonts w:ascii="Menlo" w:eastAsia="Times New Roman" w:hAnsi="Menlo" w:cs="Menlo"/>
          <w:color w:val="C41A16"/>
          <w:spacing w:val="-5"/>
          <w:kern w:val="0"/>
          <w:sz w:val="21"/>
          <w:szCs w:val="21"/>
          <w14:ligatures w14:val="none"/>
        </w:rPr>
        <w:t>"Choose a video..."</w:t>
      </w:r>
      <w:r w:rsidRPr="009B0C20">
        <w:rPr>
          <w:rFonts w:ascii="Menlo" w:eastAsia="Times New Roman" w:hAnsi="Menlo" w:cs="Menlo"/>
          <w:color w:val="242424"/>
          <w:spacing w:val="-5"/>
          <w:kern w:val="0"/>
          <w:sz w:val="21"/>
          <w:szCs w:val="21"/>
          <w14:ligatures w14:val="none"/>
        </w:rPr>
        <w:t>, settings.VIDEOS_DICT.keys())</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242424"/>
          <w:spacing w:val="-5"/>
          <w:kern w:val="0"/>
          <w:sz w:val="21"/>
          <w:szCs w:val="21"/>
          <w14:ligatures w14:val="none"/>
        </w:rPr>
        <w:br/>
        <w:t xml:space="preserve">    is_display_tracker, tracker = display_tracker_options()</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242424"/>
          <w:spacing w:val="-5"/>
          <w:kern w:val="0"/>
          <w:sz w:val="21"/>
          <w:szCs w:val="21"/>
          <w14:ligatures w14:val="none"/>
        </w:rPr>
        <w:br/>
        <w:t xml:space="preserve">    </w:t>
      </w:r>
      <w:r w:rsidRPr="009B0C20">
        <w:rPr>
          <w:rFonts w:ascii="Menlo" w:eastAsia="Times New Roman" w:hAnsi="Menlo" w:cs="Menlo"/>
          <w:color w:val="AA0D91"/>
          <w:spacing w:val="-5"/>
          <w:kern w:val="0"/>
          <w:sz w:val="21"/>
          <w:szCs w:val="21"/>
          <w14:ligatures w14:val="none"/>
        </w:rPr>
        <w:t>with</w:t>
      </w:r>
      <w:r w:rsidRPr="009B0C20">
        <w:rPr>
          <w:rFonts w:ascii="Menlo" w:eastAsia="Times New Roman" w:hAnsi="Menlo" w:cs="Menlo"/>
          <w:color w:val="242424"/>
          <w:spacing w:val="-5"/>
          <w:kern w:val="0"/>
          <w:sz w:val="21"/>
          <w:szCs w:val="21"/>
          <w14:ligatures w14:val="none"/>
        </w:rPr>
        <w:t xml:space="preserve"> </w:t>
      </w:r>
      <w:r w:rsidRPr="009B0C20">
        <w:rPr>
          <w:rFonts w:ascii="Menlo" w:eastAsia="Times New Roman" w:hAnsi="Menlo" w:cs="Menlo"/>
          <w:color w:val="5C2699"/>
          <w:spacing w:val="-5"/>
          <w:kern w:val="0"/>
          <w:sz w:val="21"/>
          <w:szCs w:val="21"/>
          <w14:ligatures w14:val="none"/>
        </w:rPr>
        <w:t>open</w:t>
      </w:r>
      <w:r w:rsidRPr="009B0C20">
        <w:rPr>
          <w:rFonts w:ascii="Menlo" w:eastAsia="Times New Roman" w:hAnsi="Menlo" w:cs="Menlo"/>
          <w:color w:val="242424"/>
          <w:spacing w:val="-5"/>
          <w:kern w:val="0"/>
          <w:sz w:val="21"/>
          <w:szCs w:val="21"/>
          <w14:ligatures w14:val="none"/>
        </w:rPr>
        <w:t xml:space="preserve">(settings.VIDEOS_DICT.get(source_vid), </w:t>
      </w:r>
      <w:r w:rsidRPr="009B0C20">
        <w:rPr>
          <w:rFonts w:ascii="Menlo" w:eastAsia="Times New Roman" w:hAnsi="Menlo" w:cs="Menlo"/>
          <w:color w:val="C41A16"/>
          <w:spacing w:val="-5"/>
          <w:kern w:val="0"/>
          <w:sz w:val="21"/>
          <w:szCs w:val="21"/>
          <w14:ligatures w14:val="none"/>
        </w:rPr>
        <w:t>'rb'</w:t>
      </w:r>
      <w:r w:rsidRPr="009B0C20">
        <w:rPr>
          <w:rFonts w:ascii="Menlo" w:eastAsia="Times New Roman" w:hAnsi="Menlo" w:cs="Menlo"/>
          <w:color w:val="242424"/>
          <w:spacing w:val="-5"/>
          <w:kern w:val="0"/>
          <w:sz w:val="21"/>
          <w:szCs w:val="21"/>
          <w14:ligatures w14:val="none"/>
        </w:rPr>
        <w:t xml:space="preserve">) </w:t>
      </w:r>
      <w:r w:rsidRPr="009B0C20">
        <w:rPr>
          <w:rFonts w:ascii="Menlo" w:eastAsia="Times New Roman" w:hAnsi="Menlo" w:cs="Menlo"/>
          <w:color w:val="AA0D91"/>
          <w:spacing w:val="-5"/>
          <w:kern w:val="0"/>
          <w:sz w:val="21"/>
          <w:szCs w:val="21"/>
          <w14:ligatures w14:val="none"/>
        </w:rPr>
        <w:t>as</w:t>
      </w:r>
      <w:r w:rsidRPr="009B0C20">
        <w:rPr>
          <w:rFonts w:ascii="Menlo" w:eastAsia="Times New Roman" w:hAnsi="Menlo" w:cs="Menlo"/>
          <w:color w:val="242424"/>
          <w:spacing w:val="-5"/>
          <w:kern w:val="0"/>
          <w:sz w:val="21"/>
          <w:szCs w:val="21"/>
          <w14:ligatures w14:val="none"/>
        </w:rPr>
        <w:t xml:space="preserve"> video_file:</w:t>
      </w:r>
      <w:r w:rsidRPr="009B0C20">
        <w:rPr>
          <w:rFonts w:ascii="Menlo" w:eastAsia="Times New Roman" w:hAnsi="Menlo" w:cs="Menlo"/>
          <w:color w:val="242424"/>
          <w:spacing w:val="-5"/>
          <w:kern w:val="0"/>
          <w:sz w:val="21"/>
          <w:szCs w:val="21"/>
          <w14:ligatures w14:val="none"/>
        </w:rPr>
        <w:br/>
        <w:t xml:space="preserve">        video_bytes = video_file.read()</w:t>
      </w:r>
      <w:r w:rsidRPr="009B0C20">
        <w:rPr>
          <w:rFonts w:ascii="Menlo" w:eastAsia="Times New Roman" w:hAnsi="Menlo" w:cs="Menlo"/>
          <w:color w:val="242424"/>
          <w:spacing w:val="-5"/>
          <w:kern w:val="0"/>
          <w:sz w:val="21"/>
          <w:szCs w:val="21"/>
          <w14:ligatures w14:val="none"/>
        </w:rPr>
        <w:br/>
        <w:t xml:space="preserve">    </w:t>
      </w:r>
      <w:r w:rsidRPr="009B0C20">
        <w:rPr>
          <w:rFonts w:ascii="Menlo" w:eastAsia="Times New Roman" w:hAnsi="Menlo" w:cs="Menlo"/>
          <w:color w:val="AA0D91"/>
          <w:spacing w:val="-5"/>
          <w:kern w:val="0"/>
          <w:sz w:val="21"/>
          <w:szCs w:val="21"/>
          <w14:ligatures w14:val="none"/>
        </w:rPr>
        <w:t>if</w:t>
      </w:r>
      <w:r w:rsidRPr="009B0C20">
        <w:rPr>
          <w:rFonts w:ascii="Menlo" w:eastAsia="Times New Roman" w:hAnsi="Menlo" w:cs="Menlo"/>
          <w:color w:val="242424"/>
          <w:spacing w:val="-5"/>
          <w:kern w:val="0"/>
          <w:sz w:val="21"/>
          <w:szCs w:val="21"/>
          <w14:ligatures w14:val="none"/>
        </w:rPr>
        <w:t xml:space="preserve"> video_bytes:</w:t>
      </w:r>
      <w:r w:rsidRPr="009B0C20">
        <w:rPr>
          <w:rFonts w:ascii="Menlo" w:eastAsia="Times New Roman" w:hAnsi="Menlo" w:cs="Menlo"/>
          <w:color w:val="242424"/>
          <w:spacing w:val="-5"/>
          <w:kern w:val="0"/>
          <w:sz w:val="21"/>
          <w:szCs w:val="21"/>
          <w14:ligatures w14:val="none"/>
        </w:rPr>
        <w:br/>
        <w:t xml:space="preserve">        st.video(video_bytes)</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242424"/>
          <w:spacing w:val="-5"/>
          <w:kern w:val="0"/>
          <w:sz w:val="21"/>
          <w:szCs w:val="21"/>
          <w14:ligatures w14:val="none"/>
        </w:rPr>
        <w:br/>
        <w:t xml:space="preserve">    </w:t>
      </w:r>
      <w:r w:rsidRPr="009B0C20">
        <w:rPr>
          <w:rFonts w:ascii="Menlo" w:eastAsia="Times New Roman" w:hAnsi="Menlo" w:cs="Menlo"/>
          <w:color w:val="AA0D91"/>
          <w:spacing w:val="-5"/>
          <w:kern w:val="0"/>
          <w:sz w:val="21"/>
          <w:szCs w:val="21"/>
          <w14:ligatures w14:val="none"/>
        </w:rPr>
        <w:t>if</w:t>
      </w:r>
      <w:r w:rsidRPr="009B0C20">
        <w:rPr>
          <w:rFonts w:ascii="Menlo" w:eastAsia="Times New Roman" w:hAnsi="Menlo" w:cs="Menlo"/>
          <w:color w:val="242424"/>
          <w:spacing w:val="-5"/>
          <w:kern w:val="0"/>
          <w:sz w:val="21"/>
          <w:szCs w:val="21"/>
          <w14:ligatures w14:val="none"/>
        </w:rPr>
        <w:t xml:space="preserve"> st.sidebar.button(</w:t>
      </w:r>
      <w:r w:rsidRPr="009B0C20">
        <w:rPr>
          <w:rFonts w:ascii="Menlo" w:eastAsia="Times New Roman" w:hAnsi="Menlo" w:cs="Menlo"/>
          <w:color w:val="C41A16"/>
          <w:spacing w:val="-5"/>
          <w:kern w:val="0"/>
          <w:sz w:val="21"/>
          <w:szCs w:val="21"/>
          <w14:ligatures w14:val="none"/>
        </w:rPr>
        <w:t>'Detect Video Objects'</w:t>
      </w:r>
      <w:r w:rsidRPr="009B0C20">
        <w:rPr>
          <w:rFonts w:ascii="Menlo" w:eastAsia="Times New Roman" w:hAnsi="Menlo" w:cs="Menlo"/>
          <w:color w:val="242424"/>
          <w:spacing w:val="-5"/>
          <w:kern w:val="0"/>
          <w:sz w:val="21"/>
          <w:szCs w:val="21"/>
          <w14:ligatures w14:val="none"/>
        </w:rPr>
        <w:t>):</w:t>
      </w:r>
      <w:r w:rsidRPr="009B0C20">
        <w:rPr>
          <w:rFonts w:ascii="Menlo" w:eastAsia="Times New Roman" w:hAnsi="Menlo" w:cs="Menlo"/>
          <w:color w:val="242424"/>
          <w:spacing w:val="-5"/>
          <w:kern w:val="0"/>
          <w:sz w:val="21"/>
          <w:szCs w:val="21"/>
          <w14:ligatures w14:val="none"/>
        </w:rPr>
        <w:br/>
        <w:t xml:space="preserve">        </w:t>
      </w:r>
      <w:r w:rsidRPr="009B0C20">
        <w:rPr>
          <w:rFonts w:ascii="Menlo" w:eastAsia="Times New Roman" w:hAnsi="Menlo" w:cs="Menlo"/>
          <w:color w:val="AA0D91"/>
          <w:spacing w:val="-5"/>
          <w:kern w:val="0"/>
          <w:sz w:val="21"/>
          <w:szCs w:val="21"/>
          <w14:ligatures w14:val="none"/>
        </w:rPr>
        <w:t>try</w:t>
      </w:r>
      <w:r w:rsidRPr="009B0C20">
        <w:rPr>
          <w:rFonts w:ascii="Menlo" w:eastAsia="Times New Roman" w:hAnsi="Menlo" w:cs="Menlo"/>
          <w:color w:val="242424"/>
          <w:spacing w:val="-5"/>
          <w:kern w:val="0"/>
          <w:sz w:val="21"/>
          <w:szCs w:val="21"/>
          <w14:ligatures w14:val="none"/>
        </w:rPr>
        <w:t>:</w:t>
      </w:r>
      <w:r w:rsidRPr="009B0C20">
        <w:rPr>
          <w:rFonts w:ascii="Menlo" w:eastAsia="Times New Roman" w:hAnsi="Menlo" w:cs="Menlo"/>
          <w:color w:val="242424"/>
          <w:spacing w:val="-5"/>
          <w:kern w:val="0"/>
          <w:sz w:val="21"/>
          <w:szCs w:val="21"/>
          <w14:ligatures w14:val="none"/>
        </w:rPr>
        <w:br/>
        <w:t xml:space="preserve">            vid_cap = cv2.VideoCapture(</w:t>
      </w:r>
      <w:r w:rsidRPr="009B0C20">
        <w:rPr>
          <w:rFonts w:ascii="Menlo" w:eastAsia="Times New Roman" w:hAnsi="Menlo" w:cs="Menlo"/>
          <w:color w:val="242424"/>
          <w:spacing w:val="-5"/>
          <w:kern w:val="0"/>
          <w:sz w:val="21"/>
          <w:szCs w:val="21"/>
          <w14:ligatures w14:val="none"/>
        </w:rPr>
        <w:br/>
        <w:t xml:space="preserve">                </w:t>
      </w:r>
      <w:r w:rsidRPr="009B0C20">
        <w:rPr>
          <w:rFonts w:ascii="Menlo" w:eastAsia="Times New Roman" w:hAnsi="Menlo" w:cs="Menlo"/>
          <w:color w:val="5C2699"/>
          <w:spacing w:val="-5"/>
          <w:kern w:val="0"/>
          <w:sz w:val="21"/>
          <w:szCs w:val="21"/>
          <w14:ligatures w14:val="none"/>
        </w:rPr>
        <w:t>str</w:t>
      </w:r>
      <w:r w:rsidRPr="009B0C20">
        <w:rPr>
          <w:rFonts w:ascii="Menlo" w:eastAsia="Times New Roman" w:hAnsi="Menlo" w:cs="Menlo"/>
          <w:color w:val="242424"/>
          <w:spacing w:val="-5"/>
          <w:kern w:val="0"/>
          <w:sz w:val="21"/>
          <w:szCs w:val="21"/>
          <w14:ligatures w14:val="none"/>
        </w:rPr>
        <w:t>(settings.VIDEOS_DICT.get(source_vid)))</w:t>
      </w:r>
      <w:r w:rsidRPr="009B0C20">
        <w:rPr>
          <w:rFonts w:ascii="Menlo" w:eastAsia="Times New Roman" w:hAnsi="Menlo" w:cs="Menlo"/>
          <w:color w:val="242424"/>
          <w:spacing w:val="-5"/>
          <w:kern w:val="0"/>
          <w:sz w:val="21"/>
          <w:szCs w:val="21"/>
          <w14:ligatures w14:val="none"/>
        </w:rPr>
        <w:br/>
        <w:t xml:space="preserve">            st_frame = st.empty()</w:t>
      </w:r>
      <w:r w:rsidRPr="009B0C20">
        <w:rPr>
          <w:rFonts w:ascii="Menlo" w:eastAsia="Times New Roman" w:hAnsi="Menlo" w:cs="Menlo"/>
          <w:color w:val="242424"/>
          <w:spacing w:val="-5"/>
          <w:kern w:val="0"/>
          <w:sz w:val="21"/>
          <w:szCs w:val="21"/>
          <w14:ligatures w14:val="none"/>
        </w:rPr>
        <w:br/>
        <w:t xml:space="preserve">            </w:t>
      </w:r>
      <w:r w:rsidRPr="009B0C20">
        <w:rPr>
          <w:rFonts w:ascii="Menlo" w:eastAsia="Times New Roman" w:hAnsi="Menlo" w:cs="Menlo"/>
          <w:color w:val="AA0D91"/>
          <w:spacing w:val="-5"/>
          <w:kern w:val="0"/>
          <w:sz w:val="21"/>
          <w:szCs w:val="21"/>
          <w14:ligatures w14:val="none"/>
        </w:rPr>
        <w:t>while</w:t>
      </w:r>
      <w:r w:rsidRPr="009B0C20">
        <w:rPr>
          <w:rFonts w:ascii="Menlo" w:eastAsia="Times New Roman" w:hAnsi="Menlo" w:cs="Menlo"/>
          <w:color w:val="242424"/>
          <w:spacing w:val="-5"/>
          <w:kern w:val="0"/>
          <w:sz w:val="21"/>
          <w:szCs w:val="21"/>
          <w14:ligatures w14:val="none"/>
        </w:rPr>
        <w:t xml:space="preserve"> (vid_cap.isOpened()):</w:t>
      </w:r>
      <w:r w:rsidRPr="009B0C20">
        <w:rPr>
          <w:rFonts w:ascii="Menlo" w:eastAsia="Times New Roman" w:hAnsi="Menlo" w:cs="Menlo"/>
          <w:color w:val="242424"/>
          <w:spacing w:val="-5"/>
          <w:kern w:val="0"/>
          <w:sz w:val="21"/>
          <w:szCs w:val="21"/>
          <w14:ligatures w14:val="none"/>
        </w:rPr>
        <w:br/>
        <w:t xml:space="preserve">                success, image = vid_cap.read()</w:t>
      </w:r>
      <w:r w:rsidRPr="009B0C20">
        <w:rPr>
          <w:rFonts w:ascii="Menlo" w:eastAsia="Times New Roman" w:hAnsi="Menlo" w:cs="Menlo"/>
          <w:color w:val="242424"/>
          <w:spacing w:val="-5"/>
          <w:kern w:val="0"/>
          <w:sz w:val="21"/>
          <w:szCs w:val="21"/>
          <w14:ligatures w14:val="none"/>
        </w:rPr>
        <w:br/>
        <w:t xml:space="preserve">                </w:t>
      </w:r>
      <w:r w:rsidRPr="009B0C20">
        <w:rPr>
          <w:rFonts w:ascii="Menlo" w:eastAsia="Times New Roman" w:hAnsi="Menlo" w:cs="Menlo"/>
          <w:color w:val="AA0D91"/>
          <w:spacing w:val="-5"/>
          <w:kern w:val="0"/>
          <w:sz w:val="21"/>
          <w:szCs w:val="21"/>
          <w14:ligatures w14:val="none"/>
        </w:rPr>
        <w:t>if</w:t>
      </w:r>
      <w:r w:rsidRPr="009B0C20">
        <w:rPr>
          <w:rFonts w:ascii="Menlo" w:eastAsia="Times New Roman" w:hAnsi="Menlo" w:cs="Menlo"/>
          <w:color w:val="242424"/>
          <w:spacing w:val="-5"/>
          <w:kern w:val="0"/>
          <w:sz w:val="21"/>
          <w:szCs w:val="21"/>
          <w14:ligatures w14:val="none"/>
        </w:rPr>
        <w:t xml:space="preserve"> success:</w:t>
      </w:r>
      <w:r w:rsidRPr="009B0C20">
        <w:rPr>
          <w:rFonts w:ascii="Menlo" w:eastAsia="Times New Roman" w:hAnsi="Menlo" w:cs="Menlo"/>
          <w:color w:val="242424"/>
          <w:spacing w:val="-5"/>
          <w:kern w:val="0"/>
          <w:sz w:val="21"/>
          <w:szCs w:val="21"/>
          <w14:ligatures w14:val="none"/>
        </w:rPr>
        <w:br/>
        <w:t xml:space="preserve">                    _display_detected_frames(conf,</w:t>
      </w:r>
      <w:r w:rsidRPr="009B0C20">
        <w:rPr>
          <w:rFonts w:ascii="Menlo" w:eastAsia="Times New Roman" w:hAnsi="Menlo" w:cs="Menlo"/>
          <w:color w:val="242424"/>
          <w:spacing w:val="-5"/>
          <w:kern w:val="0"/>
          <w:sz w:val="21"/>
          <w:szCs w:val="21"/>
          <w14:ligatures w14:val="none"/>
        </w:rPr>
        <w:br/>
        <w:t xml:space="preserve">                                             model,</w:t>
      </w:r>
      <w:r w:rsidRPr="009B0C20">
        <w:rPr>
          <w:rFonts w:ascii="Menlo" w:eastAsia="Times New Roman" w:hAnsi="Menlo" w:cs="Menlo"/>
          <w:color w:val="242424"/>
          <w:spacing w:val="-5"/>
          <w:kern w:val="0"/>
          <w:sz w:val="21"/>
          <w:szCs w:val="21"/>
          <w14:ligatures w14:val="none"/>
        </w:rPr>
        <w:br/>
        <w:t xml:space="preserve">                                             st_frame,</w:t>
      </w:r>
      <w:r w:rsidRPr="009B0C20">
        <w:rPr>
          <w:rFonts w:ascii="Menlo" w:eastAsia="Times New Roman" w:hAnsi="Menlo" w:cs="Menlo"/>
          <w:color w:val="242424"/>
          <w:spacing w:val="-5"/>
          <w:kern w:val="0"/>
          <w:sz w:val="21"/>
          <w:szCs w:val="21"/>
          <w14:ligatures w14:val="none"/>
        </w:rPr>
        <w:br/>
        <w:t xml:space="preserve">                                             image,</w:t>
      </w:r>
      <w:r w:rsidRPr="009B0C20">
        <w:rPr>
          <w:rFonts w:ascii="Menlo" w:eastAsia="Times New Roman" w:hAnsi="Menlo" w:cs="Menlo"/>
          <w:color w:val="242424"/>
          <w:spacing w:val="-5"/>
          <w:kern w:val="0"/>
          <w:sz w:val="21"/>
          <w:szCs w:val="21"/>
          <w14:ligatures w14:val="none"/>
        </w:rPr>
        <w:br/>
        <w:t xml:space="preserve">                                             is_display_tracker,</w:t>
      </w:r>
      <w:r w:rsidRPr="009B0C20">
        <w:rPr>
          <w:rFonts w:ascii="Menlo" w:eastAsia="Times New Roman" w:hAnsi="Menlo" w:cs="Menlo"/>
          <w:color w:val="242424"/>
          <w:spacing w:val="-5"/>
          <w:kern w:val="0"/>
          <w:sz w:val="21"/>
          <w:szCs w:val="21"/>
          <w14:ligatures w14:val="none"/>
        </w:rPr>
        <w:br/>
        <w:t xml:space="preserve">                                             tracker</w:t>
      </w:r>
      <w:r w:rsidRPr="009B0C20">
        <w:rPr>
          <w:rFonts w:ascii="Menlo" w:eastAsia="Times New Roman" w:hAnsi="Menlo" w:cs="Menlo"/>
          <w:color w:val="242424"/>
          <w:spacing w:val="-5"/>
          <w:kern w:val="0"/>
          <w:sz w:val="21"/>
          <w:szCs w:val="21"/>
          <w14:ligatures w14:val="none"/>
        </w:rPr>
        <w:br/>
        <w:t xml:space="preserve">                                             )</w:t>
      </w:r>
      <w:r w:rsidRPr="009B0C20">
        <w:rPr>
          <w:rFonts w:ascii="Menlo" w:eastAsia="Times New Roman" w:hAnsi="Menlo" w:cs="Menlo"/>
          <w:color w:val="242424"/>
          <w:spacing w:val="-5"/>
          <w:kern w:val="0"/>
          <w:sz w:val="21"/>
          <w:szCs w:val="21"/>
          <w14:ligatures w14:val="none"/>
        </w:rPr>
        <w:br/>
        <w:t xml:space="preserve">                </w:t>
      </w:r>
      <w:r w:rsidRPr="009B0C20">
        <w:rPr>
          <w:rFonts w:ascii="Menlo" w:eastAsia="Times New Roman" w:hAnsi="Menlo" w:cs="Menlo"/>
          <w:color w:val="AA0D91"/>
          <w:spacing w:val="-5"/>
          <w:kern w:val="0"/>
          <w:sz w:val="21"/>
          <w:szCs w:val="21"/>
          <w14:ligatures w14:val="none"/>
        </w:rPr>
        <w:t>else</w:t>
      </w:r>
      <w:r w:rsidRPr="009B0C20">
        <w:rPr>
          <w:rFonts w:ascii="Menlo" w:eastAsia="Times New Roman" w:hAnsi="Menlo" w:cs="Menlo"/>
          <w:color w:val="242424"/>
          <w:spacing w:val="-5"/>
          <w:kern w:val="0"/>
          <w:sz w:val="21"/>
          <w:szCs w:val="21"/>
          <w14:ligatures w14:val="none"/>
        </w:rPr>
        <w:t>:</w:t>
      </w:r>
      <w:r w:rsidRPr="009B0C20">
        <w:rPr>
          <w:rFonts w:ascii="Menlo" w:eastAsia="Times New Roman" w:hAnsi="Menlo" w:cs="Menlo"/>
          <w:color w:val="242424"/>
          <w:spacing w:val="-5"/>
          <w:kern w:val="0"/>
          <w:sz w:val="21"/>
          <w:szCs w:val="21"/>
          <w14:ligatures w14:val="none"/>
        </w:rPr>
        <w:br/>
        <w:t xml:space="preserve">                    vid_cap.release()</w:t>
      </w:r>
      <w:r w:rsidRPr="009B0C20">
        <w:rPr>
          <w:rFonts w:ascii="Menlo" w:eastAsia="Times New Roman" w:hAnsi="Menlo" w:cs="Menlo"/>
          <w:color w:val="242424"/>
          <w:spacing w:val="-5"/>
          <w:kern w:val="0"/>
          <w:sz w:val="21"/>
          <w:szCs w:val="21"/>
          <w14:ligatures w14:val="none"/>
        </w:rPr>
        <w:br/>
        <w:t xml:space="preserve">                    </w:t>
      </w:r>
      <w:r w:rsidRPr="009B0C20">
        <w:rPr>
          <w:rFonts w:ascii="Menlo" w:eastAsia="Times New Roman" w:hAnsi="Menlo" w:cs="Menlo"/>
          <w:color w:val="AA0D91"/>
          <w:spacing w:val="-5"/>
          <w:kern w:val="0"/>
          <w:sz w:val="21"/>
          <w:szCs w:val="21"/>
          <w14:ligatures w14:val="none"/>
        </w:rPr>
        <w:t>break</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242424"/>
          <w:spacing w:val="-5"/>
          <w:kern w:val="0"/>
          <w:sz w:val="21"/>
          <w:szCs w:val="21"/>
          <w14:ligatures w14:val="none"/>
        </w:rPr>
        <w:lastRenderedPageBreak/>
        <w:t xml:space="preserve">        </w:t>
      </w:r>
      <w:r w:rsidRPr="009B0C20">
        <w:rPr>
          <w:rFonts w:ascii="Menlo" w:eastAsia="Times New Roman" w:hAnsi="Menlo" w:cs="Menlo"/>
          <w:color w:val="AA0D91"/>
          <w:spacing w:val="-5"/>
          <w:kern w:val="0"/>
          <w:sz w:val="21"/>
          <w:szCs w:val="21"/>
          <w14:ligatures w14:val="none"/>
        </w:rPr>
        <w:t>except</w:t>
      </w:r>
      <w:r w:rsidRPr="009B0C20">
        <w:rPr>
          <w:rFonts w:ascii="Menlo" w:eastAsia="Times New Roman" w:hAnsi="Menlo" w:cs="Menlo"/>
          <w:color w:val="242424"/>
          <w:spacing w:val="-5"/>
          <w:kern w:val="0"/>
          <w:sz w:val="21"/>
          <w:szCs w:val="21"/>
          <w14:ligatures w14:val="none"/>
        </w:rPr>
        <w:t xml:space="preserve"> Exception </w:t>
      </w:r>
      <w:r w:rsidRPr="009B0C20">
        <w:rPr>
          <w:rFonts w:ascii="Menlo" w:eastAsia="Times New Roman" w:hAnsi="Menlo" w:cs="Menlo"/>
          <w:color w:val="AA0D91"/>
          <w:spacing w:val="-5"/>
          <w:kern w:val="0"/>
          <w:sz w:val="21"/>
          <w:szCs w:val="21"/>
          <w14:ligatures w14:val="none"/>
        </w:rPr>
        <w:t>as</w:t>
      </w:r>
      <w:r w:rsidRPr="009B0C20">
        <w:rPr>
          <w:rFonts w:ascii="Menlo" w:eastAsia="Times New Roman" w:hAnsi="Menlo" w:cs="Menlo"/>
          <w:color w:val="242424"/>
          <w:spacing w:val="-5"/>
          <w:kern w:val="0"/>
          <w:sz w:val="21"/>
          <w:szCs w:val="21"/>
          <w14:ligatures w14:val="none"/>
        </w:rPr>
        <w:t xml:space="preserve"> e:</w:t>
      </w:r>
      <w:r w:rsidRPr="009B0C20">
        <w:rPr>
          <w:rFonts w:ascii="Menlo" w:eastAsia="Times New Roman" w:hAnsi="Menlo" w:cs="Menlo"/>
          <w:color w:val="242424"/>
          <w:spacing w:val="-5"/>
          <w:kern w:val="0"/>
          <w:sz w:val="21"/>
          <w:szCs w:val="21"/>
          <w14:ligatures w14:val="none"/>
        </w:rPr>
        <w:br/>
        <w:t xml:space="preserve">            st.sidebar.error(</w:t>
      </w:r>
      <w:r w:rsidRPr="009B0C20">
        <w:rPr>
          <w:rFonts w:ascii="Menlo" w:eastAsia="Times New Roman" w:hAnsi="Menlo" w:cs="Menlo"/>
          <w:color w:val="C41A16"/>
          <w:spacing w:val="-5"/>
          <w:kern w:val="0"/>
          <w:sz w:val="21"/>
          <w:szCs w:val="21"/>
          <w14:ligatures w14:val="none"/>
        </w:rPr>
        <w:t>"Error loading video: "</w:t>
      </w:r>
      <w:r w:rsidRPr="009B0C20">
        <w:rPr>
          <w:rFonts w:ascii="Menlo" w:eastAsia="Times New Roman" w:hAnsi="Menlo" w:cs="Menlo"/>
          <w:color w:val="242424"/>
          <w:spacing w:val="-5"/>
          <w:kern w:val="0"/>
          <w:sz w:val="21"/>
          <w:szCs w:val="21"/>
          <w14:ligatures w14:val="none"/>
        </w:rPr>
        <w:t xml:space="preserve"> + </w:t>
      </w:r>
      <w:r w:rsidRPr="009B0C20">
        <w:rPr>
          <w:rFonts w:ascii="Menlo" w:eastAsia="Times New Roman" w:hAnsi="Menlo" w:cs="Menlo"/>
          <w:color w:val="5C2699"/>
          <w:spacing w:val="-5"/>
          <w:kern w:val="0"/>
          <w:sz w:val="21"/>
          <w:szCs w:val="21"/>
          <w14:ligatures w14:val="none"/>
        </w:rPr>
        <w:t>str</w:t>
      </w:r>
      <w:r w:rsidRPr="009B0C20">
        <w:rPr>
          <w:rFonts w:ascii="Menlo" w:eastAsia="Times New Roman" w:hAnsi="Menlo" w:cs="Menlo"/>
          <w:color w:val="242424"/>
          <w:spacing w:val="-5"/>
          <w:kern w:val="0"/>
          <w:sz w:val="21"/>
          <w:szCs w:val="21"/>
          <w14:ligatures w14:val="none"/>
        </w:rPr>
        <w:t>(e))</w:t>
      </w:r>
    </w:p>
    <w:p w14:paraId="66E99715" w14:textId="77777777" w:rsidR="009B0C20" w:rsidRPr="009B0C20" w:rsidRDefault="009B0C20" w:rsidP="009B0C20">
      <w:pPr>
        <w:shd w:val="clear" w:color="auto" w:fill="FFFFFF"/>
        <w:spacing w:before="514"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We have to define a callback that receives an input frame and returns an output frame. We also need to put image processing code inside the callback. As a result, we have injected the image processing code into the real-time video app through the callback.</w:t>
      </w:r>
    </w:p>
    <w:p w14:paraId="2A55E675" w14:textId="77777777" w:rsidR="009B0C20" w:rsidRPr="009B0C20" w:rsidRDefault="009B0C20" w:rsidP="009B0C20">
      <w:pPr>
        <w:shd w:val="clear" w:color="auto" w:fill="FFFFFF"/>
        <w:spacing w:before="514"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Detailed explanations about the code follow.</w:t>
      </w:r>
    </w:p>
    <w:p w14:paraId="3C76EA93" w14:textId="77777777" w:rsidR="009B0C20" w:rsidRPr="009B0C20" w:rsidRDefault="009B0C20" w:rsidP="009B0C20">
      <w:pPr>
        <w:numPr>
          <w:ilvl w:val="0"/>
          <w:numId w:val="5"/>
        </w:numPr>
        <w:shd w:val="clear" w:color="auto" w:fill="FFFFFF"/>
        <w:spacing w:before="514" w:line="480" w:lineRule="atLeast"/>
        <w:ind w:left="1170"/>
        <w:rPr>
          <w:rFonts w:ascii="Georgia" w:eastAsia="Times New Roman" w:hAnsi="Georgia" w:cs="Segoe UI"/>
          <w:color w:val="242424"/>
          <w:spacing w:val="-1"/>
          <w:kern w:val="0"/>
          <w:sz w:val="30"/>
          <w:szCs w:val="30"/>
          <w14:ligatures w14:val="none"/>
        </w:rPr>
      </w:pPr>
      <w:r w:rsidRPr="009B0C20">
        <w:rPr>
          <w:rFonts w:ascii="Menlo" w:eastAsia="Times New Roman" w:hAnsi="Menlo" w:cs="Menlo"/>
          <w:color w:val="242424"/>
          <w:spacing w:val="-1"/>
          <w:kern w:val="0"/>
          <w:sz w:val="23"/>
          <w:szCs w:val="23"/>
          <w:shd w:val="clear" w:color="auto" w:fill="F2F2F2"/>
          <w14:ligatures w14:val="none"/>
        </w:rPr>
        <w:t>play_webcam(conf, model)</w:t>
      </w:r>
      <w:r w:rsidRPr="009B0C20">
        <w:rPr>
          <w:rFonts w:ascii="Georgia" w:eastAsia="Times New Roman" w:hAnsi="Georgia" w:cs="Segoe UI"/>
          <w:color w:val="242424"/>
          <w:spacing w:val="-1"/>
          <w:kern w:val="0"/>
          <w:sz w:val="30"/>
          <w:szCs w:val="30"/>
          <w14:ligatures w14:val="none"/>
        </w:rPr>
        <w:t>: This function plays a webcam video stream. It uses the </w:t>
      </w:r>
      <w:r w:rsidRPr="009B0C20">
        <w:rPr>
          <w:rFonts w:ascii="Menlo" w:eastAsia="Times New Roman" w:hAnsi="Menlo" w:cs="Menlo"/>
          <w:color w:val="242424"/>
          <w:spacing w:val="-1"/>
          <w:kern w:val="0"/>
          <w:sz w:val="23"/>
          <w:szCs w:val="23"/>
          <w:shd w:val="clear" w:color="auto" w:fill="F2F2F2"/>
          <w14:ligatures w14:val="none"/>
        </w:rPr>
        <w:t>webrtc_streamer</w:t>
      </w:r>
      <w:r w:rsidRPr="009B0C20">
        <w:rPr>
          <w:rFonts w:ascii="Georgia" w:eastAsia="Times New Roman" w:hAnsi="Georgia" w:cs="Segoe UI"/>
          <w:color w:val="242424"/>
          <w:spacing w:val="-1"/>
          <w:kern w:val="0"/>
          <w:sz w:val="30"/>
          <w:szCs w:val="30"/>
          <w14:ligatures w14:val="none"/>
        </w:rPr>
        <w:t> function from the </w:t>
      </w:r>
      <w:r w:rsidRPr="009B0C20">
        <w:rPr>
          <w:rFonts w:ascii="Menlo" w:eastAsia="Times New Roman" w:hAnsi="Menlo" w:cs="Menlo"/>
          <w:color w:val="242424"/>
          <w:spacing w:val="-1"/>
          <w:kern w:val="0"/>
          <w:sz w:val="23"/>
          <w:szCs w:val="23"/>
          <w:shd w:val="clear" w:color="auto" w:fill="F2F2F2"/>
          <w14:ligatures w14:val="none"/>
        </w:rPr>
        <w:t>streamlit_webrtc</w:t>
      </w:r>
      <w:r w:rsidRPr="009B0C20">
        <w:rPr>
          <w:rFonts w:ascii="Georgia" w:eastAsia="Times New Roman" w:hAnsi="Georgia" w:cs="Segoe UI"/>
          <w:color w:val="242424"/>
          <w:spacing w:val="-1"/>
          <w:kern w:val="0"/>
          <w:sz w:val="30"/>
          <w:szCs w:val="30"/>
          <w14:ligatures w14:val="none"/>
        </w:rPr>
        <w:t> library to capture the webcam feed and process frames in real-time using the </w:t>
      </w:r>
      <w:r w:rsidRPr="009B0C20">
        <w:rPr>
          <w:rFonts w:ascii="Menlo" w:eastAsia="Times New Roman" w:hAnsi="Menlo" w:cs="Menlo"/>
          <w:color w:val="242424"/>
          <w:spacing w:val="-1"/>
          <w:kern w:val="0"/>
          <w:sz w:val="23"/>
          <w:szCs w:val="23"/>
          <w:shd w:val="clear" w:color="auto" w:fill="F2F2F2"/>
          <w14:ligatures w14:val="none"/>
        </w:rPr>
        <w:t>MyVideoTransformer</w:t>
      </w:r>
      <w:r w:rsidRPr="009B0C20">
        <w:rPr>
          <w:rFonts w:ascii="Georgia" w:eastAsia="Times New Roman" w:hAnsi="Georgia" w:cs="Segoe UI"/>
          <w:color w:val="242424"/>
          <w:spacing w:val="-1"/>
          <w:kern w:val="0"/>
          <w:sz w:val="30"/>
          <w:szCs w:val="30"/>
          <w14:ligatures w14:val="none"/>
        </w:rPr>
        <w:t> class.</w:t>
      </w:r>
    </w:p>
    <w:p w14:paraId="3911DB99" w14:textId="77777777" w:rsidR="009B0C20" w:rsidRPr="009B0C20" w:rsidRDefault="009B0C20" w:rsidP="009B0C20">
      <w:pPr>
        <w:numPr>
          <w:ilvl w:val="0"/>
          <w:numId w:val="5"/>
        </w:numPr>
        <w:shd w:val="clear" w:color="auto" w:fill="FFFFFF"/>
        <w:spacing w:before="274" w:line="480" w:lineRule="atLeast"/>
        <w:ind w:left="1170"/>
        <w:rPr>
          <w:rFonts w:ascii="Georgia" w:eastAsia="Times New Roman" w:hAnsi="Georgia" w:cs="Segoe UI"/>
          <w:color w:val="242424"/>
          <w:spacing w:val="-1"/>
          <w:kern w:val="0"/>
          <w:sz w:val="30"/>
          <w:szCs w:val="30"/>
          <w14:ligatures w14:val="none"/>
        </w:rPr>
      </w:pPr>
      <w:r w:rsidRPr="009B0C20">
        <w:rPr>
          <w:rFonts w:ascii="Menlo" w:eastAsia="Times New Roman" w:hAnsi="Menlo" w:cs="Menlo"/>
          <w:color w:val="242424"/>
          <w:spacing w:val="-1"/>
          <w:kern w:val="0"/>
          <w:sz w:val="23"/>
          <w:szCs w:val="23"/>
          <w:shd w:val="clear" w:color="auto" w:fill="F2F2F2"/>
          <w14:ligatures w14:val="none"/>
        </w:rPr>
        <w:t>MyVideoTransformer(VideoTransformerBase)</w:t>
      </w:r>
      <w:r w:rsidRPr="009B0C20">
        <w:rPr>
          <w:rFonts w:ascii="Georgia" w:eastAsia="Times New Roman" w:hAnsi="Georgia" w:cs="Segoe UI"/>
          <w:color w:val="242424"/>
          <w:spacing w:val="-1"/>
          <w:kern w:val="0"/>
          <w:sz w:val="30"/>
          <w:szCs w:val="30"/>
          <w14:ligatures w14:val="none"/>
        </w:rPr>
        <w:t>: This class is a subclass of </w:t>
      </w:r>
      <w:r w:rsidRPr="009B0C20">
        <w:rPr>
          <w:rFonts w:ascii="Menlo" w:eastAsia="Times New Roman" w:hAnsi="Menlo" w:cs="Menlo"/>
          <w:color w:val="242424"/>
          <w:spacing w:val="-1"/>
          <w:kern w:val="0"/>
          <w:sz w:val="23"/>
          <w:szCs w:val="23"/>
          <w:shd w:val="clear" w:color="auto" w:fill="F2F2F2"/>
          <w14:ligatures w14:val="none"/>
        </w:rPr>
        <w:t>VideoTransformerBase</w:t>
      </w:r>
      <w:r w:rsidRPr="009B0C20">
        <w:rPr>
          <w:rFonts w:ascii="Georgia" w:eastAsia="Times New Roman" w:hAnsi="Georgia" w:cs="Segoe UI"/>
          <w:color w:val="242424"/>
          <w:spacing w:val="-1"/>
          <w:kern w:val="0"/>
          <w:sz w:val="30"/>
          <w:szCs w:val="30"/>
          <w14:ligatures w14:val="none"/>
        </w:rPr>
        <w:t> provided by </w:t>
      </w:r>
      <w:r w:rsidRPr="009B0C20">
        <w:rPr>
          <w:rFonts w:ascii="Menlo" w:eastAsia="Times New Roman" w:hAnsi="Menlo" w:cs="Menlo"/>
          <w:color w:val="242424"/>
          <w:spacing w:val="-1"/>
          <w:kern w:val="0"/>
          <w:sz w:val="23"/>
          <w:szCs w:val="23"/>
          <w:shd w:val="clear" w:color="auto" w:fill="F2F2F2"/>
          <w14:ligatures w14:val="none"/>
        </w:rPr>
        <w:t>streamlit_webrtc</w:t>
      </w:r>
      <w:r w:rsidRPr="009B0C20">
        <w:rPr>
          <w:rFonts w:ascii="Georgia" w:eastAsia="Times New Roman" w:hAnsi="Georgia" w:cs="Segoe UI"/>
          <w:color w:val="242424"/>
          <w:spacing w:val="-1"/>
          <w:kern w:val="0"/>
          <w:sz w:val="30"/>
          <w:szCs w:val="30"/>
          <w14:ligatures w14:val="none"/>
        </w:rPr>
        <w:t>. It initializes with the confidence threshold and YOLOv8 model. The </w:t>
      </w:r>
      <w:r w:rsidRPr="009B0C20">
        <w:rPr>
          <w:rFonts w:ascii="Menlo" w:eastAsia="Times New Roman" w:hAnsi="Menlo" w:cs="Menlo"/>
          <w:color w:val="242424"/>
          <w:spacing w:val="-1"/>
          <w:kern w:val="0"/>
          <w:sz w:val="23"/>
          <w:szCs w:val="23"/>
          <w:shd w:val="clear" w:color="auto" w:fill="F2F2F2"/>
          <w14:ligatures w14:val="none"/>
        </w:rPr>
        <w:t>recv</w:t>
      </w:r>
      <w:r w:rsidRPr="009B0C20">
        <w:rPr>
          <w:rFonts w:ascii="Georgia" w:eastAsia="Times New Roman" w:hAnsi="Georgia" w:cs="Segoe UI"/>
          <w:color w:val="242424"/>
          <w:spacing w:val="-1"/>
          <w:kern w:val="0"/>
          <w:sz w:val="30"/>
          <w:szCs w:val="30"/>
          <w14:ligatures w14:val="none"/>
        </w:rPr>
        <w:t> method processes each frame received from the webcam feed and displays the detected objects.</w:t>
      </w:r>
    </w:p>
    <w:p w14:paraId="7D226062" w14:textId="77777777" w:rsidR="009B0C20" w:rsidRPr="009B0C20" w:rsidRDefault="009B0C20" w:rsidP="009B0C20">
      <w:pPr>
        <w:shd w:val="clear" w:color="auto" w:fill="FFFFFF"/>
        <w:spacing w:before="468" w:line="450" w:lineRule="atLeast"/>
        <w:outlineLvl w:val="0"/>
        <w:rPr>
          <w:rFonts w:ascii="Helvetica Neue" w:eastAsia="Times New Roman" w:hAnsi="Helvetica Neue" w:cs="Times New Roman"/>
          <w:b/>
          <w:bCs/>
          <w:color w:val="242424"/>
          <w:spacing w:val="-4"/>
          <w:kern w:val="36"/>
          <w:sz w:val="36"/>
          <w:szCs w:val="36"/>
          <w14:ligatures w14:val="none"/>
        </w:rPr>
      </w:pPr>
      <w:r w:rsidRPr="009B0C20">
        <w:rPr>
          <w:rFonts w:ascii="Helvetica Neue" w:eastAsia="Times New Roman" w:hAnsi="Helvetica Neue" w:cs="Times New Roman"/>
          <w:b/>
          <w:bCs/>
          <w:color w:val="242424"/>
          <w:spacing w:val="-4"/>
          <w:kern w:val="36"/>
          <w:sz w:val="36"/>
          <w:szCs w:val="36"/>
          <w14:ligatures w14:val="none"/>
        </w:rPr>
        <w:t>Deploy the app to the cloud</w:t>
      </w:r>
    </w:p>
    <w:p w14:paraId="2AD88DB5" w14:textId="77777777" w:rsidR="009B0C20" w:rsidRPr="009B0C20" w:rsidRDefault="009B0C20" w:rsidP="009B0C20">
      <w:pPr>
        <w:shd w:val="clear" w:color="auto" w:fill="FFFFFF"/>
        <w:spacing w:before="226"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We are going to make the web app available to everyone by deploying it to the cloud. To deploy the app to the cloud, we have to add </w:t>
      </w:r>
      <w:r w:rsidRPr="009B0C20">
        <w:rPr>
          <w:rFonts w:ascii="Menlo" w:eastAsia="Times New Roman" w:hAnsi="Menlo" w:cs="Menlo"/>
          <w:color w:val="242424"/>
          <w:spacing w:val="-1"/>
          <w:kern w:val="0"/>
          <w:sz w:val="23"/>
          <w:szCs w:val="23"/>
          <w:shd w:val="clear" w:color="auto" w:fill="F2F2F2"/>
          <w14:ligatures w14:val="none"/>
        </w:rPr>
        <w:t>rtc_configuration</w:t>
      </w:r>
      <w:r w:rsidRPr="009B0C20">
        <w:rPr>
          <w:rFonts w:ascii="Georgia" w:eastAsia="Times New Roman" w:hAnsi="Georgia" w:cs="Times New Roman"/>
          <w:color w:val="242424"/>
          <w:spacing w:val="-1"/>
          <w:kern w:val="0"/>
          <w:sz w:val="30"/>
          <w:szCs w:val="30"/>
          <w14:ligatures w14:val="none"/>
        </w:rPr>
        <w:t> parameter to the </w:t>
      </w:r>
      <w:r w:rsidRPr="009B0C20">
        <w:rPr>
          <w:rFonts w:ascii="Menlo" w:eastAsia="Times New Roman" w:hAnsi="Menlo" w:cs="Menlo"/>
          <w:color w:val="242424"/>
          <w:spacing w:val="-1"/>
          <w:kern w:val="0"/>
          <w:sz w:val="23"/>
          <w:szCs w:val="23"/>
          <w:shd w:val="clear" w:color="auto" w:fill="F2F2F2"/>
          <w14:ligatures w14:val="none"/>
        </w:rPr>
        <w:t>webrtc_streamer()</w:t>
      </w:r>
      <w:r w:rsidRPr="009B0C20">
        <w:rPr>
          <w:rFonts w:ascii="Georgia" w:eastAsia="Times New Roman" w:hAnsi="Georgia" w:cs="Times New Roman"/>
          <w:color w:val="242424"/>
          <w:spacing w:val="-1"/>
          <w:kern w:val="0"/>
          <w:sz w:val="30"/>
          <w:szCs w:val="30"/>
          <w14:ligatures w14:val="none"/>
        </w:rPr>
        <w:t>. And also add media_stream_constraints to avoid using audio with the webcam.</w:t>
      </w:r>
    </w:p>
    <w:p w14:paraId="50C12734" w14:textId="77777777" w:rsidR="009B0C20" w:rsidRPr="009B0C20" w:rsidRDefault="009B0C20" w:rsidP="009B0C2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424"/>
          <w:kern w:val="0"/>
          <w:sz w:val="27"/>
          <w:szCs w:val="27"/>
          <w14:ligatures w14:val="none"/>
        </w:rPr>
      </w:pPr>
      <w:r w:rsidRPr="009B0C20">
        <w:rPr>
          <w:rFonts w:ascii="Menlo" w:eastAsia="Times New Roman" w:hAnsi="Menlo" w:cs="Menlo"/>
          <w:color w:val="242424"/>
          <w:spacing w:val="-5"/>
          <w:kern w:val="0"/>
          <w:sz w:val="21"/>
          <w:szCs w:val="21"/>
          <w14:ligatures w14:val="none"/>
        </w:rPr>
        <w:lastRenderedPageBreak/>
        <w:t>webrtc_streamer(</w:t>
      </w:r>
      <w:r w:rsidRPr="009B0C20">
        <w:rPr>
          <w:rFonts w:ascii="Menlo" w:eastAsia="Times New Roman" w:hAnsi="Menlo" w:cs="Menlo"/>
          <w:color w:val="242424"/>
          <w:spacing w:val="-5"/>
          <w:kern w:val="0"/>
          <w:sz w:val="21"/>
          <w:szCs w:val="21"/>
          <w14:ligatures w14:val="none"/>
        </w:rPr>
        <w:br/>
        <w:t xml:space="preserve">    key=</w:t>
      </w:r>
      <w:r w:rsidRPr="009B0C20">
        <w:rPr>
          <w:rFonts w:ascii="Menlo" w:eastAsia="Times New Roman" w:hAnsi="Menlo" w:cs="Menlo"/>
          <w:color w:val="C41A16"/>
          <w:spacing w:val="-5"/>
          <w:kern w:val="0"/>
          <w:sz w:val="21"/>
          <w:szCs w:val="21"/>
          <w14:ligatures w14:val="none"/>
        </w:rPr>
        <w:t>"example"</w:t>
      </w:r>
      <w:r w:rsidRPr="009B0C20">
        <w:rPr>
          <w:rFonts w:ascii="Menlo" w:eastAsia="Times New Roman" w:hAnsi="Menlo" w:cs="Menlo"/>
          <w:color w:val="242424"/>
          <w:spacing w:val="-5"/>
          <w:kern w:val="0"/>
          <w:sz w:val="21"/>
          <w:szCs w:val="21"/>
          <w14:ligatures w14:val="none"/>
        </w:rPr>
        <w:t>,</w:t>
      </w:r>
      <w:r w:rsidRPr="009B0C20">
        <w:rPr>
          <w:rFonts w:ascii="Menlo" w:eastAsia="Times New Roman" w:hAnsi="Menlo" w:cs="Menlo"/>
          <w:color w:val="242424"/>
          <w:spacing w:val="-5"/>
          <w:kern w:val="0"/>
          <w:sz w:val="21"/>
          <w:szCs w:val="21"/>
          <w14:ligatures w14:val="none"/>
        </w:rPr>
        <w:br/>
        <w:t xml:space="preserve">    video_frame_callback=callback,</w:t>
      </w:r>
      <w:r w:rsidRPr="009B0C20">
        <w:rPr>
          <w:rFonts w:ascii="Menlo" w:eastAsia="Times New Roman" w:hAnsi="Menlo" w:cs="Menlo"/>
          <w:color w:val="242424"/>
          <w:spacing w:val="-5"/>
          <w:kern w:val="0"/>
          <w:sz w:val="21"/>
          <w:szCs w:val="21"/>
          <w14:ligatures w14:val="none"/>
        </w:rPr>
        <w:br/>
        <w:t xml:space="preserve">    rtc_configuration={  </w:t>
      </w:r>
      <w:r w:rsidRPr="009B0C20">
        <w:rPr>
          <w:rFonts w:ascii="Menlo" w:eastAsia="Times New Roman" w:hAnsi="Menlo" w:cs="Menlo"/>
          <w:color w:val="007400"/>
          <w:spacing w:val="-5"/>
          <w:kern w:val="0"/>
          <w:sz w:val="21"/>
          <w:szCs w:val="21"/>
          <w14:ligatures w14:val="none"/>
        </w:rPr>
        <w:t># Add this line</w:t>
      </w:r>
      <w:r w:rsidRPr="009B0C20">
        <w:rPr>
          <w:rFonts w:ascii="Menlo" w:eastAsia="Times New Roman" w:hAnsi="Menlo" w:cs="Menlo"/>
          <w:color w:val="242424"/>
          <w:spacing w:val="-5"/>
          <w:kern w:val="0"/>
          <w:sz w:val="21"/>
          <w:szCs w:val="21"/>
          <w14:ligatures w14:val="none"/>
        </w:rPr>
        <w:br/>
        <w:t xml:space="preserve">        </w:t>
      </w:r>
      <w:r w:rsidRPr="009B0C20">
        <w:rPr>
          <w:rFonts w:ascii="Menlo" w:eastAsia="Times New Roman" w:hAnsi="Menlo" w:cs="Menlo"/>
          <w:color w:val="C41A16"/>
          <w:spacing w:val="-5"/>
          <w:kern w:val="0"/>
          <w:sz w:val="21"/>
          <w:szCs w:val="21"/>
          <w14:ligatures w14:val="none"/>
        </w:rPr>
        <w:t>"iceServers"</w:t>
      </w:r>
      <w:r w:rsidRPr="009B0C20">
        <w:rPr>
          <w:rFonts w:ascii="Menlo" w:eastAsia="Times New Roman" w:hAnsi="Menlo" w:cs="Menlo"/>
          <w:color w:val="242424"/>
          <w:spacing w:val="-5"/>
          <w:kern w:val="0"/>
          <w:sz w:val="21"/>
          <w:szCs w:val="21"/>
          <w14:ligatures w14:val="none"/>
        </w:rPr>
        <w:t>: [{</w:t>
      </w:r>
      <w:r w:rsidRPr="009B0C20">
        <w:rPr>
          <w:rFonts w:ascii="Menlo" w:eastAsia="Times New Roman" w:hAnsi="Menlo" w:cs="Menlo"/>
          <w:color w:val="C41A16"/>
          <w:spacing w:val="-5"/>
          <w:kern w:val="0"/>
          <w:sz w:val="21"/>
          <w:szCs w:val="21"/>
          <w14:ligatures w14:val="none"/>
        </w:rPr>
        <w:t>"urls"</w:t>
      </w:r>
      <w:r w:rsidRPr="009B0C20">
        <w:rPr>
          <w:rFonts w:ascii="Menlo" w:eastAsia="Times New Roman" w:hAnsi="Menlo" w:cs="Menlo"/>
          <w:color w:val="242424"/>
          <w:spacing w:val="-5"/>
          <w:kern w:val="0"/>
          <w:sz w:val="21"/>
          <w:szCs w:val="21"/>
          <w14:ligatures w14:val="none"/>
        </w:rPr>
        <w:t>: [</w:t>
      </w:r>
      <w:r w:rsidRPr="009B0C20">
        <w:rPr>
          <w:rFonts w:ascii="Menlo" w:eastAsia="Times New Roman" w:hAnsi="Menlo" w:cs="Menlo"/>
          <w:color w:val="C41A16"/>
          <w:spacing w:val="-5"/>
          <w:kern w:val="0"/>
          <w:sz w:val="21"/>
          <w:szCs w:val="21"/>
          <w14:ligatures w14:val="none"/>
        </w:rPr>
        <w:t>"stun:stun.l.google.com:19302"</w:t>
      </w:r>
      <w:r w:rsidRPr="009B0C20">
        <w:rPr>
          <w:rFonts w:ascii="Menlo" w:eastAsia="Times New Roman" w:hAnsi="Menlo" w:cs="Menlo"/>
          <w:color w:val="242424"/>
          <w:spacing w:val="-5"/>
          <w:kern w:val="0"/>
          <w:sz w:val="21"/>
          <w:szCs w:val="21"/>
          <w14:ligatures w14:val="none"/>
        </w:rPr>
        <w:t>]}]</w:t>
      </w:r>
      <w:r w:rsidRPr="009B0C20">
        <w:rPr>
          <w:rFonts w:ascii="Menlo" w:eastAsia="Times New Roman" w:hAnsi="Menlo" w:cs="Menlo"/>
          <w:color w:val="242424"/>
          <w:spacing w:val="-5"/>
          <w:kern w:val="0"/>
          <w:sz w:val="21"/>
          <w:szCs w:val="21"/>
          <w14:ligatures w14:val="none"/>
        </w:rPr>
        <w:br/>
        <w:t xml:space="preserve">    },</w:t>
      </w:r>
      <w:r w:rsidRPr="009B0C20">
        <w:rPr>
          <w:rFonts w:ascii="Menlo" w:eastAsia="Times New Roman" w:hAnsi="Menlo" w:cs="Menlo"/>
          <w:color w:val="242424"/>
          <w:spacing w:val="-5"/>
          <w:kern w:val="0"/>
          <w:sz w:val="21"/>
          <w:szCs w:val="21"/>
          <w14:ligatures w14:val="none"/>
        </w:rPr>
        <w:br/>
        <w:t xml:space="preserve">    media_stream_constraints={</w:t>
      </w:r>
      <w:r w:rsidRPr="009B0C20">
        <w:rPr>
          <w:rFonts w:ascii="Menlo" w:eastAsia="Times New Roman" w:hAnsi="Menlo" w:cs="Menlo"/>
          <w:color w:val="C41A16"/>
          <w:spacing w:val="-5"/>
          <w:kern w:val="0"/>
          <w:sz w:val="21"/>
          <w:szCs w:val="21"/>
          <w14:ligatures w14:val="none"/>
        </w:rPr>
        <w:t>"video"</w:t>
      </w:r>
      <w:r w:rsidRPr="009B0C20">
        <w:rPr>
          <w:rFonts w:ascii="Menlo" w:eastAsia="Times New Roman" w:hAnsi="Menlo" w:cs="Menlo"/>
          <w:color w:val="242424"/>
          <w:spacing w:val="-5"/>
          <w:kern w:val="0"/>
          <w:sz w:val="21"/>
          <w:szCs w:val="21"/>
          <w14:ligatures w14:val="none"/>
        </w:rPr>
        <w:t xml:space="preserve">: </w:t>
      </w:r>
      <w:r w:rsidRPr="009B0C20">
        <w:rPr>
          <w:rFonts w:ascii="Menlo" w:eastAsia="Times New Roman" w:hAnsi="Menlo" w:cs="Menlo"/>
          <w:color w:val="AA0D91"/>
          <w:spacing w:val="-5"/>
          <w:kern w:val="0"/>
          <w:sz w:val="21"/>
          <w:szCs w:val="21"/>
          <w14:ligatures w14:val="none"/>
        </w:rPr>
        <w:t>True</w:t>
      </w:r>
      <w:r w:rsidRPr="009B0C20">
        <w:rPr>
          <w:rFonts w:ascii="Menlo" w:eastAsia="Times New Roman" w:hAnsi="Menlo" w:cs="Menlo"/>
          <w:color w:val="242424"/>
          <w:spacing w:val="-5"/>
          <w:kern w:val="0"/>
          <w:sz w:val="21"/>
          <w:szCs w:val="21"/>
          <w14:ligatures w14:val="none"/>
        </w:rPr>
        <w:t xml:space="preserve">, </w:t>
      </w:r>
      <w:r w:rsidRPr="009B0C20">
        <w:rPr>
          <w:rFonts w:ascii="Menlo" w:eastAsia="Times New Roman" w:hAnsi="Menlo" w:cs="Menlo"/>
          <w:color w:val="C41A16"/>
          <w:spacing w:val="-5"/>
          <w:kern w:val="0"/>
          <w:sz w:val="21"/>
          <w:szCs w:val="21"/>
          <w14:ligatures w14:val="none"/>
        </w:rPr>
        <w:t>"audio"</w:t>
      </w:r>
      <w:r w:rsidRPr="009B0C20">
        <w:rPr>
          <w:rFonts w:ascii="Menlo" w:eastAsia="Times New Roman" w:hAnsi="Menlo" w:cs="Menlo"/>
          <w:color w:val="242424"/>
          <w:spacing w:val="-5"/>
          <w:kern w:val="0"/>
          <w:sz w:val="21"/>
          <w:szCs w:val="21"/>
          <w14:ligatures w14:val="none"/>
        </w:rPr>
        <w:t xml:space="preserve">: </w:t>
      </w:r>
      <w:r w:rsidRPr="009B0C20">
        <w:rPr>
          <w:rFonts w:ascii="Menlo" w:eastAsia="Times New Roman" w:hAnsi="Menlo" w:cs="Menlo"/>
          <w:color w:val="AA0D91"/>
          <w:spacing w:val="-5"/>
          <w:kern w:val="0"/>
          <w:sz w:val="21"/>
          <w:szCs w:val="21"/>
          <w14:ligatures w14:val="none"/>
        </w:rPr>
        <w:t>False</w:t>
      </w:r>
      <w:r w:rsidRPr="009B0C20">
        <w:rPr>
          <w:rFonts w:ascii="Menlo" w:eastAsia="Times New Roman" w:hAnsi="Menlo" w:cs="Menlo"/>
          <w:color w:val="242424"/>
          <w:spacing w:val="-5"/>
          <w:kern w:val="0"/>
          <w:sz w:val="21"/>
          <w:szCs w:val="21"/>
          <w14:ligatures w14:val="none"/>
        </w:rPr>
        <w:t>}</w:t>
      </w:r>
      <w:r w:rsidRPr="009B0C20">
        <w:rPr>
          <w:rFonts w:ascii="Menlo" w:eastAsia="Times New Roman" w:hAnsi="Menlo" w:cs="Menlo"/>
          <w:color w:val="242424"/>
          <w:spacing w:val="-5"/>
          <w:kern w:val="0"/>
          <w:sz w:val="21"/>
          <w:szCs w:val="21"/>
          <w14:ligatures w14:val="none"/>
        </w:rPr>
        <w:br/>
        <w:t>)</w:t>
      </w:r>
    </w:p>
    <w:p w14:paraId="1D09D68D" w14:textId="77777777" w:rsidR="009B0C20" w:rsidRPr="009B0C20" w:rsidRDefault="009B0C20" w:rsidP="009B0C20">
      <w:pPr>
        <w:shd w:val="clear" w:color="auto" w:fill="FFFFFF"/>
        <w:spacing w:before="514"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This configuration is necessary to establish the media streaming connection when the server is on a remote host.</w:t>
      </w:r>
    </w:p>
    <w:p w14:paraId="1D789ED7" w14:textId="77777777" w:rsidR="009B0C20" w:rsidRPr="009B0C20" w:rsidRDefault="009B0C20" w:rsidP="009B0C20">
      <w:pPr>
        <w:shd w:val="clear" w:color="auto" w:fill="FFFFFF"/>
        <w:spacing w:before="514" w:line="480" w:lineRule="atLeast"/>
        <w:rPr>
          <w:rFonts w:ascii="Georgia" w:eastAsia="Times New Roman" w:hAnsi="Georgia" w:cs="Times New Roman"/>
          <w:color w:val="242424"/>
          <w:spacing w:val="-1"/>
          <w:kern w:val="0"/>
          <w:sz w:val="30"/>
          <w:szCs w:val="30"/>
          <w14:ligatures w14:val="none"/>
        </w:rPr>
      </w:pPr>
      <w:r w:rsidRPr="009B0C20">
        <w:rPr>
          <w:rFonts w:ascii="Menlo" w:eastAsia="Times New Roman" w:hAnsi="Menlo" w:cs="Menlo"/>
          <w:color w:val="242424"/>
          <w:spacing w:val="-1"/>
          <w:kern w:val="0"/>
          <w:sz w:val="23"/>
          <w:szCs w:val="23"/>
          <w:shd w:val="clear" w:color="auto" w:fill="F2F2F2"/>
          <w14:ligatures w14:val="none"/>
        </w:rPr>
        <w:t>streamlit_webrtc</w:t>
      </w:r>
      <w:r w:rsidRPr="009B0C20">
        <w:rPr>
          <w:rFonts w:ascii="Georgia" w:eastAsia="Times New Roman" w:hAnsi="Georgia" w:cs="Times New Roman"/>
          <w:color w:val="242424"/>
          <w:spacing w:val="-1"/>
          <w:kern w:val="0"/>
          <w:sz w:val="30"/>
          <w:szCs w:val="30"/>
          <w14:ligatures w14:val="none"/>
        </w:rPr>
        <w:t> uses WebRTC for its video and audio streaming. It has to access a "STUN server" in the global network for the remote peers (precisely, peers over the NATs) to establish WebRTC connections. While we don't look at the details about STUN servers in this article, please google it with keywords such as STUN, TURN, or NAT traversal if interested.</w:t>
      </w:r>
    </w:p>
    <w:p w14:paraId="377259C0" w14:textId="77777777" w:rsidR="009B0C20" w:rsidRPr="009B0C20" w:rsidRDefault="009B0C20" w:rsidP="009B0C20">
      <w:pPr>
        <w:shd w:val="clear" w:color="auto" w:fill="FFFFFF"/>
        <w:spacing w:before="514"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We configured the code to use a free STUN server provided by Google in the example above. You can also use any other available STUN servers. After this changes we are ready to run the app in Streamlit Share following the same steps in </w:t>
      </w:r>
      <w:hyperlink r:id="rId67" w:history="1">
        <w:r w:rsidRPr="009B0C20">
          <w:rPr>
            <w:rFonts w:ascii="Georgia" w:eastAsia="Times New Roman" w:hAnsi="Georgia" w:cs="Times New Roman"/>
            <w:color w:val="0000FF"/>
            <w:spacing w:val="-1"/>
            <w:kern w:val="0"/>
            <w:sz w:val="30"/>
            <w:szCs w:val="30"/>
            <w:u w:val="single"/>
            <w14:ligatures w14:val="none"/>
          </w:rPr>
          <w:t>part 3</w:t>
        </w:r>
      </w:hyperlink>
      <w:r w:rsidRPr="009B0C20">
        <w:rPr>
          <w:rFonts w:ascii="Georgia" w:eastAsia="Times New Roman" w:hAnsi="Georgia" w:cs="Times New Roman"/>
          <w:color w:val="242424"/>
          <w:spacing w:val="-1"/>
          <w:kern w:val="0"/>
          <w:sz w:val="30"/>
          <w:szCs w:val="30"/>
          <w14:ligatures w14:val="none"/>
        </w:rPr>
        <w:t> to create a repo and then deploy it.</w:t>
      </w:r>
    </w:p>
    <w:p w14:paraId="38E9E4B4" w14:textId="186C0BD1" w:rsidR="009B0C20" w:rsidRPr="009B0C20" w:rsidRDefault="009B0C20" w:rsidP="009B0C20">
      <w:pPr>
        <w:rPr>
          <w:rFonts w:ascii="Times New Roman" w:eastAsia="Times New Roman" w:hAnsi="Times New Roman" w:cs="Times New Roman"/>
          <w:kern w:val="0"/>
          <w14:ligatures w14:val="none"/>
        </w:rPr>
      </w:pPr>
      <w:r w:rsidRPr="009B0C20">
        <w:rPr>
          <w:rFonts w:ascii="Times New Roman" w:eastAsia="Times New Roman" w:hAnsi="Times New Roman" w:cs="Times New Roman"/>
          <w:kern w:val="0"/>
          <w14:ligatures w14:val="none"/>
        </w:rPr>
        <w:lastRenderedPageBreak/>
        <w:fldChar w:fldCharType="begin"/>
      </w:r>
      <w:r w:rsidRPr="009B0C20">
        <w:rPr>
          <w:rFonts w:ascii="Times New Roman" w:eastAsia="Times New Roman" w:hAnsi="Times New Roman" w:cs="Times New Roman"/>
          <w:kern w:val="0"/>
          <w14:ligatures w14:val="none"/>
        </w:rPr>
        <w:instrText xml:space="preserve"> INCLUDEPICTURE "https://miro.medium.com/v2/resize:fit:700/1*L_0H1mBJo-N6UAL6NX-TPw.png" \* MERGEFORMATINET </w:instrText>
      </w:r>
      <w:r w:rsidRPr="009B0C20">
        <w:rPr>
          <w:rFonts w:ascii="Times New Roman" w:eastAsia="Times New Roman" w:hAnsi="Times New Roman" w:cs="Times New Roman"/>
          <w:kern w:val="0"/>
          <w14:ligatures w14:val="none"/>
        </w:rPr>
        <w:fldChar w:fldCharType="separate"/>
      </w:r>
      <w:r w:rsidRPr="009B0C20">
        <w:rPr>
          <w:rFonts w:ascii="Times New Roman" w:eastAsia="Times New Roman" w:hAnsi="Times New Roman" w:cs="Times New Roman"/>
          <w:noProof/>
          <w:kern w:val="0"/>
          <w14:ligatures w14:val="none"/>
        </w:rPr>
        <w:drawing>
          <wp:inline distT="0" distB="0" distL="0" distR="0" wp14:anchorId="4ED970B8" wp14:editId="29A247FF">
            <wp:extent cx="5943600" cy="2639060"/>
            <wp:effectExtent l="0" t="0" r="0" b="2540"/>
            <wp:docPr id="180070843"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70843" name="Picture 35" descr="A screenshot of a computer&#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2639060"/>
                    </a:xfrm>
                    <a:prstGeom prst="rect">
                      <a:avLst/>
                    </a:prstGeom>
                    <a:noFill/>
                    <a:ln>
                      <a:noFill/>
                    </a:ln>
                  </pic:spPr>
                </pic:pic>
              </a:graphicData>
            </a:graphic>
          </wp:inline>
        </w:drawing>
      </w:r>
      <w:r w:rsidRPr="009B0C20">
        <w:rPr>
          <w:rFonts w:ascii="Times New Roman" w:eastAsia="Times New Roman" w:hAnsi="Times New Roman" w:cs="Times New Roman"/>
          <w:kern w:val="0"/>
          <w14:ligatures w14:val="none"/>
        </w:rPr>
        <w:fldChar w:fldCharType="end"/>
      </w:r>
    </w:p>
    <w:p w14:paraId="7FF7B1F1" w14:textId="77777777" w:rsidR="009B0C20" w:rsidRPr="009B0C20" w:rsidRDefault="009B0C20" w:rsidP="009B0C20">
      <w:pPr>
        <w:shd w:val="clear" w:color="auto" w:fill="FFFFFF"/>
        <w:spacing w:before="514"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 xml:space="preserve">We can see in the image above that in the manage app function from Streamlit is running but unfutonately at this moment is not showing in the webcam the object frames I need to do a deep investigation about Streamlit-WebRTC to solve </w:t>
      </w:r>
      <w:proofErr w:type="gramStart"/>
      <w:r w:rsidRPr="009B0C20">
        <w:rPr>
          <w:rFonts w:ascii="Georgia" w:eastAsia="Times New Roman" w:hAnsi="Georgia" w:cs="Times New Roman"/>
          <w:color w:val="242424"/>
          <w:spacing w:val="-1"/>
          <w:kern w:val="0"/>
          <w:sz w:val="30"/>
          <w:szCs w:val="30"/>
          <w14:ligatures w14:val="none"/>
        </w:rPr>
        <w:t>this</w:t>
      </w:r>
      <w:proofErr w:type="gramEnd"/>
      <w:r w:rsidRPr="009B0C20">
        <w:rPr>
          <w:rFonts w:ascii="Georgia" w:eastAsia="Times New Roman" w:hAnsi="Georgia" w:cs="Times New Roman"/>
          <w:color w:val="242424"/>
          <w:spacing w:val="-1"/>
          <w:kern w:val="0"/>
          <w:sz w:val="30"/>
          <w:szCs w:val="30"/>
          <w14:ligatures w14:val="none"/>
        </w:rPr>
        <w:t xml:space="preserve"> but it detects the objects as showen below.</w:t>
      </w:r>
    </w:p>
    <w:p w14:paraId="5C72619C" w14:textId="7C8333B5" w:rsidR="009B0C20" w:rsidRPr="009B0C20" w:rsidRDefault="009B0C20" w:rsidP="009B0C20">
      <w:pPr>
        <w:rPr>
          <w:rFonts w:ascii="Times New Roman" w:eastAsia="Times New Roman" w:hAnsi="Times New Roman" w:cs="Times New Roman"/>
          <w:kern w:val="0"/>
          <w14:ligatures w14:val="none"/>
        </w:rPr>
      </w:pPr>
      <w:r w:rsidRPr="009B0C20">
        <w:rPr>
          <w:rFonts w:ascii="Times New Roman" w:eastAsia="Times New Roman" w:hAnsi="Times New Roman" w:cs="Times New Roman"/>
          <w:kern w:val="0"/>
          <w14:ligatures w14:val="none"/>
        </w:rPr>
        <w:lastRenderedPageBreak/>
        <w:fldChar w:fldCharType="begin"/>
      </w:r>
      <w:r w:rsidRPr="009B0C20">
        <w:rPr>
          <w:rFonts w:ascii="Times New Roman" w:eastAsia="Times New Roman" w:hAnsi="Times New Roman" w:cs="Times New Roman"/>
          <w:kern w:val="0"/>
          <w14:ligatures w14:val="none"/>
        </w:rPr>
        <w:instrText xml:space="preserve"> INCLUDEPICTURE "https://miro.medium.com/v2/resize:fit:483/1*YuKv8mHniS8aKWJD9-gnlg.png" \* MERGEFORMATINET </w:instrText>
      </w:r>
      <w:r w:rsidRPr="009B0C20">
        <w:rPr>
          <w:rFonts w:ascii="Times New Roman" w:eastAsia="Times New Roman" w:hAnsi="Times New Roman" w:cs="Times New Roman"/>
          <w:kern w:val="0"/>
          <w14:ligatures w14:val="none"/>
        </w:rPr>
        <w:fldChar w:fldCharType="separate"/>
      </w:r>
      <w:r w:rsidRPr="009B0C20">
        <w:rPr>
          <w:rFonts w:ascii="Times New Roman" w:eastAsia="Times New Roman" w:hAnsi="Times New Roman" w:cs="Times New Roman"/>
          <w:noProof/>
          <w:kern w:val="0"/>
          <w14:ligatures w14:val="none"/>
        </w:rPr>
        <w:drawing>
          <wp:inline distT="0" distB="0" distL="0" distR="0" wp14:anchorId="06C62634" wp14:editId="51B0C3F3">
            <wp:extent cx="5943600" cy="7952740"/>
            <wp:effectExtent l="0" t="0" r="0" b="0"/>
            <wp:docPr id="1323093889" name="Picture 3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093889" name="Picture 34" descr="A screen shot of a computer&#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7952740"/>
                    </a:xfrm>
                    <a:prstGeom prst="rect">
                      <a:avLst/>
                    </a:prstGeom>
                    <a:noFill/>
                    <a:ln>
                      <a:noFill/>
                    </a:ln>
                  </pic:spPr>
                </pic:pic>
              </a:graphicData>
            </a:graphic>
          </wp:inline>
        </w:drawing>
      </w:r>
      <w:r w:rsidRPr="009B0C20">
        <w:rPr>
          <w:rFonts w:ascii="Times New Roman" w:eastAsia="Times New Roman" w:hAnsi="Times New Roman" w:cs="Times New Roman"/>
          <w:kern w:val="0"/>
          <w14:ligatures w14:val="none"/>
        </w:rPr>
        <w:fldChar w:fldCharType="end"/>
      </w:r>
    </w:p>
    <w:p w14:paraId="2B178FA4" w14:textId="77777777" w:rsidR="009B0C20" w:rsidRPr="009B0C20" w:rsidRDefault="009B0C20" w:rsidP="009B0C20">
      <w:pPr>
        <w:shd w:val="clear" w:color="auto" w:fill="FFFFFF"/>
        <w:spacing w:before="514"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lastRenderedPageBreak/>
        <w:t>I’ll update this post when I fix it, for the moment is everything and with this you should be able to run the app without problems in Streamlit Share. Check my </w:t>
      </w:r>
      <w:hyperlink r:id="rId70" w:tgtFrame="_blank" w:history="1">
        <w:r w:rsidRPr="009B0C20">
          <w:rPr>
            <w:rFonts w:ascii="Georgia" w:eastAsia="Times New Roman" w:hAnsi="Georgia" w:cs="Times New Roman"/>
            <w:color w:val="0000FF"/>
            <w:spacing w:val="-1"/>
            <w:kern w:val="0"/>
            <w:sz w:val="30"/>
            <w:szCs w:val="30"/>
            <w:u w:val="single"/>
            <w14:ligatures w14:val="none"/>
          </w:rPr>
          <w:t>demo</w:t>
        </w:r>
      </w:hyperlink>
      <w:r w:rsidRPr="009B0C20">
        <w:rPr>
          <w:rFonts w:ascii="Georgia" w:eastAsia="Times New Roman" w:hAnsi="Georgia" w:cs="Times New Roman"/>
          <w:color w:val="242424"/>
          <w:spacing w:val="-1"/>
          <w:kern w:val="0"/>
          <w:sz w:val="30"/>
          <w:szCs w:val="30"/>
          <w14:ligatures w14:val="none"/>
        </w:rPr>
        <w:t> and check my </w:t>
      </w:r>
      <w:hyperlink r:id="rId71" w:tgtFrame="_blank" w:history="1">
        <w:r w:rsidRPr="009B0C20">
          <w:rPr>
            <w:rFonts w:ascii="Georgia" w:eastAsia="Times New Roman" w:hAnsi="Georgia" w:cs="Times New Roman"/>
            <w:color w:val="0000FF"/>
            <w:spacing w:val="-1"/>
            <w:kern w:val="0"/>
            <w:sz w:val="30"/>
            <w:szCs w:val="30"/>
            <w:u w:val="single"/>
            <w14:ligatures w14:val="none"/>
          </w:rPr>
          <w:t>github repository</w:t>
        </w:r>
      </w:hyperlink>
      <w:r w:rsidRPr="009B0C20">
        <w:rPr>
          <w:rFonts w:ascii="Georgia" w:eastAsia="Times New Roman" w:hAnsi="Georgia" w:cs="Times New Roman"/>
          <w:color w:val="242424"/>
          <w:spacing w:val="-1"/>
          <w:kern w:val="0"/>
          <w:sz w:val="30"/>
          <w:szCs w:val="30"/>
          <w14:ligatures w14:val="none"/>
        </w:rPr>
        <w:t> you can clone it to make the necessary changes for your project.</w:t>
      </w:r>
    </w:p>
    <w:p w14:paraId="41EE449E" w14:textId="77777777" w:rsidR="009B0C20" w:rsidRDefault="009B0C20" w:rsidP="009B0C20">
      <w:pPr>
        <w:shd w:val="clear" w:color="auto" w:fill="FFFFFF"/>
        <w:spacing w:before="514"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Keep an eye I added one extra part to upgrade your model I recommend you </w:t>
      </w:r>
      <w:hyperlink r:id="rId72" w:history="1">
        <w:r w:rsidRPr="009B0C20">
          <w:rPr>
            <w:rFonts w:ascii="Georgia" w:eastAsia="Times New Roman" w:hAnsi="Georgia" w:cs="Times New Roman"/>
            <w:color w:val="0000FF"/>
            <w:spacing w:val="-1"/>
            <w:kern w:val="0"/>
            <w:sz w:val="30"/>
            <w:szCs w:val="30"/>
            <w:u w:val="single"/>
            <w14:ligatures w14:val="none"/>
          </w:rPr>
          <w:t>part 6 to Enhancing Active Learning and improve your model with new data</w:t>
        </w:r>
      </w:hyperlink>
      <w:r w:rsidRPr="009B0C20">
        <w:rPr>
          <w:rFonts w:ascii="Georgia" w:eastAsia="Times New Roman" w:hAnsi="Georgia" w:cs="Times New Roman"/>
          <w:color w:val="242424"/>
          <w:spacing w:val="-1"/>
          <w:kern w:val="0"/>
          <w:sz w:val="30"/>
          <w:szCs w:val="30"/>
          <w14:ligatures w14:val="none"/>
        </w:rPr>
        <w:t>. In case you want to use the app in Raspberry Pi check </w:t>
      </w:r>
      <w:hyperlink r:id="rId73" w:history="1">
        <w:r w:rsidRPr="009B0C20">
          <w:rPr>
            <w:rFonts w:ascii="Georgia" w:eastAsia="Times New Roman" w:hAnsi="Georgia" w:cs="Times New Roman"/>
            <w:color w:val="0000FF"/>
            <w:spacing w:val="-1"/>
            <w:kern w:val="0"/>
            <w:sz w:val="30"/>
            <w:szCs w:val="30"/>
            <w:u w:val="single"/>
            <w14:ligatures w14:val="none"/>
          </w:rPr>
          <w:t>parts 7</w:t>
        </w:r>
      </w:hyperlink>
      <w:r w:rsidRPr="009B0C20">
        <w:rPr>
          <w:rFonts w:ascii="Georgia" w:eastAsia="Times New Roman" w:hAnsi="Georgia" w:cs="Times New Roman"/>
          <w:color w:val="242424"/>
          <w:spacing w:val="-1"/>
          <w:kern w:val="0"/>
          <w:sz w:val="30"/>
          <w:szCs w:val="30"/>
          <w14:ligatures w14:val="none"/>
        </w:rPr>
        <w:t>, </w:t>
      </w:r>
      <w:hyperlink r:id="rId74" w:history="1">
        <w:r w:rsidRPr="009B0C20">
          <w:rPr>
            <w:rFonts w:ascii="Georgia" w:eastAsia="Times New Roman" w:hAnsi="Georgia" w:cs="Times New Roman"/>
            <w:color w:val="0000FF"/>
            <w:spacing w:val="-1"/>
            <w:kern w:val="0"/>
            <w:sz w:val="30"/>
            <w:szCs w:val="30"/>
            <w:u w:val="single"/>
            <w14:ligatures w14:val="none"/>
          </w:rPr>
          <w:t>part 8</w:t>
        </w:r>
      </w:hyperlink>
      <w:r w:rsidRPr="009B0C20">
        <w:rPr>
          <w:rFonts w:ascii="Georgia" w:eastAsia="Times New Roman" w:hAnsi="Georgia" w:cs="Times New Roman"/>
          <w:color w:val="242424"/>
          <w:spacing w:val="-1"/>
          <w:kern w:val="0"/>
          <w:sz w:val="30"/>
          <w:szCs w:val="30"/>
          <w14:ligatures w14:val="none"/>
        </w:rPr>
        <w:t> and </w:t>
      </w:r>
      <w:hyperlink r:id="rId75" w:history="1">
        <w:r w:rsidRPr="009B0C20">
          <w:rPr>
            <w:rFonts w:ascii="Georgia" w:eastAsia="Times New Roman" w:hAnsi="Georgia" w:cs="Times New Roman"/>
            <w:color w:val="0000FF"/>
            <w:spacing w:val="-1"/>
            <w:kern w:val="0"/>
            <w:sz w:val="30"/>
            <w:szCs w:val="30"/>
            <w:u w:val="single"/>
            <w14:ligatures w14:val="none"/>
          </w:rPr>
          <w:t>part 9</w:t>
        </w:r>
      </w:hyperlink>
      <w:r w:rsidRPr="009B0C20">
        <w:rPr>
          <w:rFonts w:ascii="Georgia" w:eastAsia="Times New Roman" w:hAnsi="Georgia" w:cs="Times New Roman"/>
          <w:color w:val="242424"/>
          <w:spacing w:val="-1"/>
          <w:kern w:val="0"/>
          <w:sz w:val="30"/>
          <w:szCs w:val="30"/>
          <w14:ligatures w14:val="none"/>
        </w:rPr>
        <w:t>.If you find errors following this or feedback about this guide let me know in the comments, thank you for following this post. Good luck with your projects.</w:t>
      </w:r>
    </w:p>
    <w:p w14:paraId="6B4510FA" w14:textId="77777777" w:rsidR="009B0C20" w:rsidRPr="009B0C20" w:rsidRDefault="009B0C20" w:rsidP="009B0C20">
      <w:pPr>
        <w:shd w:val="clear" w:color="auto" w:fill="FFFFFF"/>
        <w:spacing w:before="286" w:line="780" w:lineRule="atLeast"/>
        <w:outlineLvl w:val="0"/>
        <w:rPr>
          <w:rFonts w:ascii="Helvetica Neue" w:eastAsia="Times New Roman" w:hAnsi="Helvetica Neue" w:cs="Times New Roman"/>
          <w:b/>
          <w:bCs/>
          <w:color w:val="242424"/>
          <w:spacing w:val="-3"/>
          <w:kern w:val="36"/>
          <w:sz w:val="63"/>
          <w:szCs w:val="63"/>
          <w14:ligatures w14:val="none"/>
        </w:rPr>
      </w:pPr>
      <w:r w:rsidRPr="009B0C20">
        <w:rPr>
          <w:rFonts w:ascii="Helvetica Neue" w:eastAsia="Times New Roman" w:hAnsi="Helvetica Neue" w:cs="Times New Roman"/>
          <w:b/>
          <w:bCs/>
          <w:color w:val="242424"/>
          <w:spacing w:val="-3"/>
          <w:kern w:val="36"/>
          <w:sz w:val="63"/>
          <w:szCs w:val="63"/>
          <w14:ligatures w14:val="none"/>
        </w:rPr>
        <w:t>Enhancing Active Learning: Uploading Data to Roboflow from Windows or Google Colab using the API (Part 6)</w:t>
      </w:r>
    </w:p>
    <w:p w14:paraId="67858227" w14:textId="77777777" w:rsidR="009B0C20" w:rsidRPr="009B0C20" w:rsidRDefault="009B0C20" w:rsidP="009B0C20">
      <w:pPr>
        <w:shd w:val="clear" w:color="auto" w:fill="FFFFFF"/>
        <w:spacing w:before="468" w:line="450" w:lineRule="atLeast"/>
        <w:outlineLvl w:val="0"/>
        <w:rPr>
          <w:rFonts w:ascii="Helvetica Neue" w:eastAsia="Times New Roman" w:hAnsi="Helvetica Neue" w:cs="Times New Roman"/>
          <w:b/>
          <w:bCs/>
          <w:color w:val="242424"/>
          <w:spacing w:val="-4"/>
          <w:kern w:val="36"/>
          <w:sz w:val="36"/>
          <w:szCs w:val="36"/>
          <w14:ligatures w14:val="none"/>
        </w:rPr>
      </w:pPr>
      <w:r w:rsidRPr="009B0C20">
        <w:rPr>
          <w:rFonts w:ascii="Helvetica Neue" w:eastAsia="Times New Roman" w:hAnsi="Helvetica Neue" w:cs="Times New Roman"/>
          <w:b/>
          <w:bCs/>
          <w:color w:val="242424"/>
          <w:spacing w:val="-4"/>
          <w:kern w:val="36"/>
          <w:sz w:val="36"/>
          <w:szCs w:val="36"/>
          <w14:ligatures w14:val="none"/>
        </w:rPr>
        <w:t>Introduction</w:t>
      </w:r>
    </w:p>
    <w:p w14:paraId="07DEF467" w14:textId="77777777" w:rsidR="009B0C20" w:rsidRPr="009B0C20" w:rsidRDefault="009B0C20" w:rsidP="009B0C20">
      <w:pPr>
        <w:shd w:val="clear" w:color="auto" w:fill="FFFFFF"/>
        <w:spacing w:before="226"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Active learning aims to select the most informative samples from a large pool of unlabeled data to be labeled by usually a human annotator to improve the model’s performance.</w:t>
      </w:r>
    </w:p>
    <w:p w14:paraId="0F52CBEB" w14:textId="77777777" w:rsidR="009B0C20" w:rsidRPr="009B0C20" w:rsidRDefault="009B0C20" w:rsidP="009B0C20">
      <w:pPr>
        <w:shd w:val="clear" w:color="auto" w:fill="FFFFFF"/>
        <w:spacing w:before="514"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lastRenderedPageBreak/>
        <w:t>In the context of Windows, active learning in this project will be collecting data and uploading this new data in Roboflow to increase model performance. It can be particularly useful when working with small datasets, which is common to improve models.</w:t>
      </w:r>
    </w:p>
    <w:p w14:paraId="7665A832" w14:textId="77777777" w:rsidR="009B0C20" w:rsidRPr="009B0C20" w:rsidRDefault="009B0C20" w:rsidP="009B0C20">
      <w:pPr>
        <w:shd w:val="clear" w:color="auto" w:fill="FFFFFF"/>
        <w:spacing w:before="514"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 xml:space="preserve">To Achieve </w:t>
      </w:r>
      <w:proofErr w:type="gramStart"/>
      <w:r w:rsidRPr="009B0C20">
        <w:rPr>
          <w:rFonts w:ascii="Georgia" w:eastAsia="Times New Roman" w:hAnsi="Georgia" w:cs="Times New Roman"/>
          <w:color w:val="242424"/>
          <w:spacing w:val="-1"/>
          <w:kern w:val="0"/>
          <w:sz w:val="30"/>
          <w:szCs w:val="30"/>
          <w14:ligatures w14:val="none"/>
        </w:rPr>
        <w:t>this</w:t>
      </w:r>
      <w:proofErr w:type="gramEnd"/>
      <w:r w:rsidRPr="009B0C20">
        <w:rPr>
          <w:rFonts w:ascii="Georgia" w:eastAsia="Times New Roman" w:hAnsi="Georgia" w:cs="Times New Roman"/>
          <w:color w:val="242424"/>
          <w:spacing w:val="-1"/>
          <w:kern w:val="0"/>
          <w:sz w:val="30"/>
          <w:szCs w:val="30"/>
          <w14:ligatures w14:val="none"/>
        </w:rPr>
        <w:t xml:space="preserve"> I’ll use Roboflow API to upload images to our existing dataset on the Roboflow platform. You can upload images to Roboflow projects using the web interface, Python SDK, REST API, and CLI.</w:t>
      </w:r>
    </w:p>
    <w:p w14:paraId="34F27E5A" w14:textId="77777777" w:rsidR="009B0C20" w:rsidRPr="009B0C20" w:rsidRDefault="009B0C20" w:rsidP="009B0C20">
      <w:pPr>
        <w:shd w:val="clear" w:color="auto" w:fill="FFFFFF"/>
        <w:spacing w:before="514" w:line="480" w:lineRule="atLeast"/>
        <w:rPr>
          <w:rFonts w:ascii="Georgia" w:eastAsia="Times New Roman" w:hAnsi="Georgia" w:cs="Times New Roman"/>
          <w:color w:val="242424"/>
          <w:spacing w:val="-1"/>
          <w:kern w:val="0"/>
          <w:sz w:val="30"/>
          <w:szCs w:val="30"/>
          <w14:ligatures w14:val="none"/>
        </w:rPr>
      </w:pPr>
      <w:proofErr w:type="gramStart"/>
      <w:r w:rsidRPr="009B0C20">
        <w:rPr>
          <w:rFonts w:ascii="Georgia" w:eastAsia="Times New Roman" w:hAnsi="Georgia" w:cs="Times New Roman"/>
          <w:color w:val="242424"/>
          <w:spacing w:val="-1"/>
          <w:kern w:val="0"/>
          <w:sz w:val="30"/>
          <w:szCs w:val="30"/>
          <w14:ligatures w14:val="none"/>
        </w:rPr>
        <w:t>First</w:t>
      </w:r>
      <w:proofErr w:type="gramEnd"/>
      <w:r w:rsidRPr="009B0C20">
        <w:rPr>
          <w:rFonts w:ascii="Georgia" w:eastAsia="Times New Roman" w:hAnsi="Georgia" w:cs="Times New Roman"/>
          <w:color w:val="242424"/>
          <w:spacing w:val="-1"/>
          <w:kern w:val="0"/>
          <w:sz w:val="30"/>
          <w:szCs w:val="30"/>
          <w14:ligatures w14:val="none"/>
        </w:rPr>
        <w:t xml:space="preserve"> we have to have create our Notebook in Google Colab or create a Virtual envioroment in Conda or venv. If you are using </w:t>
      </w:r>
      <w:proofErr w:type="gramStart"/>
      <w:r w:rsidRPr="009B0C20">
        <w:rPr>
          <w:rFonts w:ascii="Georgia" w:eastAsia="Times New Roman" w:hAnsi="Georgia" w:cs="Times New Roman"/>
          <w:color w:val="242424"/>
          <w:spacing w:val="-1"/>
          <w:kern w:val="0"/>
          <w:sz w:val="30"/>
          <w:szCs w:val="30"/>
          <w14:ligatures w14:val="none"/>
        </w:rPr>
        <w:t>Windows</w:t>
      </w:r>
      <w:proofErr w:type="gramEnd"/>
      <w:r w:rsidRPr="009B0C20">
        <w:rPr>
          <w:rFonts w:ascii="Georgia" w:eastAsia="Times New Roman" w:hAnsi="Georgia" w:cs="Times New Roman"/>
          <w:color w:val="242424"/>
          <w:spacing w:val="-1"/>
          <w:kern w:val="0"/>
          <w:sz w:val="30"/>
          <w:szCs w:val="30"/>
          <w14:ligatures w14:val="none"/>
        </w:rPr>
        <w:t xml:space="preserve"> check this first. If you are using Colab jump this step. and go to the code</w:t>
      </w:r>
    </w:p>
    <w:p w14:paraId="55E603A8" w14:textId="77777777" w:rsidR="009B0C20" w:rsidRPr="009B0C20" w:rsidRDefault="009B0C20" w:rsidP="009B0C2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424"/>
          <w:kern w:val="0"/>
          <w:sz w:val="27"/>
          <w:szCs w:val="27"/>
          <w14:ligatures w14:val="none"/>
        </w:rPr>
      </w:pPr>
      <w:r w:rsidRPr="009B0C20">
        <w:rPr>
          <w:rFonts w:ascii="Menlo" w:eastAsia="Times New Roman" w:hAnsi="Menlo" w:cs="Menlo"/>
          <w:color w:val="242424"/>
          <w:spacing w:val="-5"/>
          <w:kern w:val="0"/>
          <w:sz w:val="21"/>
          <w:szCs w:val="21"/>
          <w14:ligatures w14:val="none"/>
        </w:rPr>
        <w:t xml:space="preserve">python -m venv </w:t>
      </w:r>
      <w:r w:rsidRPr="009B0C20">
        <w:rPr>
          <w:rFonts w:ascii="Menlo" w:eastAsia="Times New Roman" w:hAnsi="Menlo" w:cs="Menlo"/>
          <w:color w:val="5C2699"/>
          <w:spacing w:val="-5"/>
          <w:kern w:val="0"/>
          <w:sz w:val="21"/>
          <w:szCs w:val="21"/>
          <w14:ligatures w14:val="none"/>
        </w:rPr>
        <w:t>env</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5C2699"/>
          <w:spacing w:val="-5"/>
          <w:kern w:val="0"/>
          <w:sz w:val="21"/>
          <w:szCs w:val="21"/>
          <w14:ligatures w14:val="none"/>
        </w:rPr>
        <w:t>env</w:t>
      </w:r>
      <w:r w:rsidRPr="009B0C20">
        <w:rPr>
          <w:rFonts w:ascii="Menlo" w:eastAsia="Times New Roman" w:hAnsi="Menlo" w:cs="Menlo"/>
          <w:color w:val="242424"/>
          <w:spacing w:val="-5"/>
          <w:kern w:val="0"/>
          <w:sz w:val="21"/>
          <w:szCs w:val="21"/>
          <w14:ligatures w14:val="none"/>
        </w:rPr>
        <w:t>\Scripts\activate</w:t>
      </w:r>
    </w:p>
    <w:p w14:paraId="74273060" w14:textId="77777777" w:rsidR="009B0C20" w:rsidRPr="009B0C20" w:rsidRDefault="009B0C20" w:rsidP="009B0C20">
      <w:pPr>
        <w:shd w:val="clear" w:color="auto" w:fill="FFFFFF"/>
        <w:spacing w:before="514"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Then we can install notebook to open the notebooks.</w:t>
      </w:r>
    </w:p>
    <w:p w14:paraId="1E77C5BE" w14:textId="77777777" w:rsidR="009B0C20" w:rsidRPr="009B0C20" w:rsidRDefault="009B0C20" w:rsidP="009B0C2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424"/>
          <w:kern w:val="0"/>
          <w:sz w:val="27"/>
          <w:szCs w:val="27"/>
          <w14:ligatures w14:val="none"/>
        </w:rPr>
      </w:pPr>
      <w:r w:rsidRPr="009B0C20">
        <w:rPr>
          <w:rFonts w:ascii="Menlo" w:eastAsia="Times New Roman" w:hAnsi="Menlo" w:cs="Menlo"/>
          <w:color w:val="242424"/>
          <w:spacing w:val="-5"/>
          <w:kern w:val="0"/>
          <w:sz w:val="21"/>
          <w:szCs w:val="21"/>
          <w14:ligatures w14:val="none"/>
        </w:rPr>
        <w:t>pip install notebook</w:t>
      </w:r>
    </w:p>
    <w:p w14:paraId="73E9CF08" w14:textId="77777777" w:rsidR="009B0C20" w:rsidRPr="009B0C20" w:rsidRDefault="009B0C20" w:rsidP="009B0C20">
      <w:pPr>
        <w:shd w:val="clear" w:color="auto" w:fill="FFFFFF"/>
        <w:spacing w:before="514"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To set up our noteook we have to run the next commands:</w:t>
      </w:r>
    </w:p>
    <w:p w14:paraId="6BB84AE8" w14:textId="77777777" w:rsidR="009B0C20" w:rsidRPr="009B0C20" w:rsidRDefault="009B0C20" w:rsidP="009B0C2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424"/>
          <w:kern w:val="0"/>
          <w:sz w:val="27"/>
          <w:szCs w:val="27"/>
          <w14:ligatures w14:val="none"/>
        </w:rPr>
      </w:pPr>
      <w:r w:rsidRPr="009B0C20">
        <w:rPr>
          <w:rFonts w:ascii="Menlo" w:eastAsia="Times New Roman" w:hAnsi="Menlo" w:cs="Menlo"/>
          <w:color w:val="242424"/>
          <w:spacing w:val="-5"/>
          <w:kern w:val="0"/>
          <w:sz w:val="21"/>
          <w:szCs w:val="21"/>
          <w14:ligatures w14:val="none"/>
        </w:rPr>
        <w:t xml:space="preserve">import </w:t>
      </w:r>
      <w:r w:rsidRPr="009B0C20">
        <w:rPr>
          <w:rFonts w:ascii="Menlo" w:eastAsia="Times New Roman" w:hAnsi="Menlo" w:cs="Menlo"/>
          <w:color w:val="5C2699"/>
          <w:spacing w:val="-5"/>
          <w:kern w:val="0"/>
          <w:sz w:val="21"/>
          <w:szCs w:val="21"/>
          <w14:ligatures w14:val="none"/>
        </w:rPr>
        <w:t>os</w:t>
      </w:r>
      <w:r w:rsidRPr="009B0C20">
        <w:rPr>
          <w:rFonts w:ascii="Menlo" w:eastAsia="Times New Roman" w:hAnsi="Menlo" w:cs="Menlo"/>
          <w:color w:val="242424"/>
          <w:spacing w:val="-5"/>
          <w:kern w:val="0"/>
          <w:sz w:val="21"/>
          <w:szCs w:val="21"/>
          <w14:ligatures w14:val="none"/>
        </w:rPr>
        <w:br/>
        <w:t xml:space="preserve">HOME = </w:t>
      </w:r>
      <w:r w:rsidRPr="009B0C20">
        <w:rPr>
          <w:rFonts w:ascii="Menlo" w:eastAsia="Times New Roman" w:hAnsi="Menlo" w:cs="Menlo"/>
          <w:color w:val="5C2699"/>
          <w:spacing w:val="-5"/>
          <w:kern w:val="0"/>
          <w:sz w:val="21"/>
          <w:szCs w:val="21"/>
          <w14:ligatures w14:val="none"/>
        </w:rPr>
        <w:t>os</w:t>
      </w:r>
      <w:r w:rsidRPr="009B0C20">
        <w:rPr>
          <w:rFonts w:ascii="Menlo" w:eastAsia="Times New Roman" w:hAnsi="Menlo" w:cs="Menlo"/>
          <w:color w:val="242424"/>
          <w:spacing w:val="-5"/>
          <w:kern w:val="0"/>
          <w:sz w:val="21"/>
          <w:szCs w:val="21"/>
          <w14:ligatures w14:val="none"/>
        </w:rPr>
        <w:t>.getcwd()</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5C2699"/>
          <w:spacing w:val="-5"/>
          <w:kern w:val="0"/>
          <w:sz w:val="21"/>
          <w:szCs w:val="21"/>
          <w14:ligatures w14:val="none"/>
        </w:rPr>
        <w:t>print</w:t>
      </w:r>
      <w:r w:rsidRPr="009B0C20">
        <w:rPr>
          <w:rFonts w:ascii="Menlo" w:eastAsia="Times New Roman" w:hAnsi="Menlo" w:cs="Menlo"/>
          <w:color w:val="242424"/>
          <w:spacing w:val="-5"/>
          <w:kern w:val="0"/>
          <w:sz w:val="21"/>
          <w:szCs w:val="21"/>
          <w14:ligatures w14:val="none"/>
        </w:rPr>
        <w:t>(HOME)</w:t>
      </w:r>
    </w:p>
    <w:p w14:paraId="181EA0CB" w14:textId="77777777" w:rsidR="009B0C20" w:rsidRPr="009B0C20" w:rsidRDefault="009B0C20" w:rsidP="009B0C2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424"/>
          <w:kern w:val="0"/>
          <w:sz w:val="27"/>
          <w:szCs w:val="27"/>
          <w14:ligatures w14:val="none"/>
        </w:rPr>
      </w:pPr>
      <w:r w:rsidRPr="009B0C20">
        <w:rPr>
          <w:rFonts w:ascii="Menlo" w:eastAsia="Times New Roman" w:hAnsi="Menlo" w:cs="Menlo"/>
          <w:color w:val="007400"/>
          <w:spacing w:val="-5"/>
          <w:kern w:val="0"/>
          <w:sz w:val="21"/>
          <w:szCs w:val="21"/>
          <w14:ligatures w14:val="none"/>
        </w:rPr>
        <w:t># Pip install method (recommended)</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242424"/>
          <w:spacing w:val="-5"/>
          <w:kern w:val="0"/>
          <w:sz w:val="21"/>
          <w:szCs w:val="21"/>
          <w14:ligatures w14:val="none"/>
        </w:rPr>
        <w:br/>
        <w:t>!pip install ultralytics==</w:t>
      </w:r>
      <w:r w:rsidRPr="009B0C20">
        <w:rPr>
          <w:rFonts w:ascii="Menlo" w:eastAsia="Times New Roman" w:hAnsi="Menlo" w:cs="Menlo"/>
          <w:color w:val="1C00CF"/>
          <w:spacing w:val="-5"/>
          <w:kern w:val="0"/>
          <w:sz w:val="21"/>
          <w:szCs w:val="21"/>
          <w14:ligatures w14:val="none"/>
        </w:rPr>
        <w:t>8.0.20</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242424"/>
          <w:spacing w:val="-5"/>
          <w:kern w:val="0"/>
          <w:sz w:val="21"/>
          <w:szCs w:val="21"/>
          <w14:ligatures w14:val="none"/>
        </w:rPr>
        <w:lastRenderedPageBreak/>
        <w:br/>
      </w:r>
      <w:r w:rsidRPr="009B0C20">
        <w:rPr>
          <w:rFonts w:ascii="Menlo" w:eastAsia="Times New Roman" w:hAnsi="Menlo" w:cs="Menlo"/>
          <w:color w:val="AA0D91"/>
          <w:spacing w:val="-5"/>
          <w:kern w:val="0"/>
          <w:sz w:val="21"/>
          <w:szCs w:val="21"/>
          <w14:ligatures w14:val="none"/>
        </w:rPr>
        <w:t>from</w:t>
      </w:r>
      <w:r w:rsidRPr="009B0C20">
        <w:rPr>
          <w:rFonts w:ascii="Menlo" w:eastAsia="Times New Roman" w:hAnsi="Menlo" w:cs="Menlo"/>
          <w:color w:val="242424"/>
          <w:spacing w:val="-5"/>
          <w:kern w:val="0"/>
          <w:sz w:val="21"/>
          <w:szCs w:val="21"/>
          <w14:ligatures w14:val="none"/>
        </w:rPr>
        <w:t xml:space="preserve"> IPython </w:t>
      </w:r>
      <w:r w:rsidRPr="009B0C20">
        <w:rPr>
          <w:rFonts w:ascii="Menlo" w:eastAsia="Times New Roman" w:hAnsi="Menlo" w:cs="Menlo"/>
          <w:color w:val="AA0D91"/>
          <w:spacing w:val="-5"/>
          <w:kern w:val="0"/>
          <w:sz w:val="21"/>
          <w:szCs w:val="21"/>
          <w14:ligatures w14:val="none"/>
        </w:rPr>
        <w:t>import</w:t>
      </w:r>
      <w:r w:rsidRPr="009B0C20">
        <w:rPr>
          <w:rFonts w:ascii="Menlo" w:eastAsia="Times New Roman" w:hAnsi="Menlo" w:cs="Menlo"/>
          <w:color w:val="242424"/>
          <w:spacing w:val="-5"/>
          <w:kern w:val="0"/>
          <w:sz w:val="21"/>
          <w:szCs w:val="21"/>
          <w14:ligatures w14:val="none"/>
        </w:rPr>
        <w:t xml:space="preserve"> display</w:t>
      </w:r>
      <w:r w:rsidRPr="009B0C20">
        <w:rPr>
          <w:rFonts w:ascii="Menlo" w:eastAsia="Times New Roman" w:hAnsi="Menlo" w:cs="Menlo"/>
          <w:color w:val="242424"/>
          <w:spacing w:val="-5"/>
          <w:kern w:val="0"/>
          <w:sz w:val="21"/>
          <w:szCs w:val="21"/>
          <w14:ligatures w14:val="none"/>
        </w:rPr>
        <w:br/>
      </w:r>
      <w:proofErr w:type="gramStart"/>
      <w:r w:rsidRPr="009B0C20">
        <w:rPr>
          <w:rFonts w:ascii="Menlo" w:eastAsia="Times New Roman" w:hAnsi="Menlo" w:cs="Menlo"/>
          <w:color w:val="242424"/>
          <w:spacing w:val="-5"/>
          <w:kern w:val="0"/>
          <w:sz w:val="21"/>
          <w:szCs w:val="21"/>
          <w14:ligatures w14:val="none"/>
        </w:rPr>
        <w:t>display.clear</w:t>
      </w:r>
      <w:proofErr w:type="gramEnd"/>
      <w:r w:rsidRPr="009B0C20">
        <w:rPr>
          <w:rFonts w:ascii="Menlo" w:eastAsia="Times New Roman" w:hAnsi="Menlo" w:cs="Menlo"/>
          <w:color w:val="242424"/>
          <w:spacing w:val="-5"/>
          <w:kern w:val="0"/>
          <w:sz w:val="21"/>
          <w:szCs w:val="21"/>
          <w14:ligatures w14:val="none"/>
        </w:rPr>
        <w:t>_output()</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AA0D91"/>
          <w:spacing w:val="-5"/>
          <w:kern w:val="0"/>
          <w:sz w:val="21"/>
          <w:szCs w:val="21"/>
          <w14:ligatures w14:val="none"/>
        </w:rPr>
        <w:t>import</w:t>
      </w:r>
      <w:r w:rsidRPr="009B0C20">
        <w:rPr>
          <w:rFonts w:ascii="Menlo" w:eastAsia="Times New Roman" w:hAnsi="Menlo" w:cs="Menlo"/>
          <w:color w:val="242424"/>
          <w:spacing w:val="-5"/>
          <w:kern w:val="0"/>
          <w:sz w:val="21"/>
          <w:szCs w:val="21"/>
          <w14:ligatures w14:val="none"/>
        </w:rPr>
        <w:t xml:space="preserve"> ultralytics</w:t>
      </w:r>
      <w:r w:rsidRPr="009B0C20">
        <w:rPr>
          <w:rFonts w:ascii="Menlo" w:eastAsia="Times New Roman" w:hAnsi="Menlo" w:cs="Menlo"/>
          <w:color w:val="242424"/>
          <w:spacing w:val="-5"/>
          <w:kern w:val="0"/>
          <w:sz w:val="21"/>
          <w:szCs w:val="21"/>
          <w14:ligatures w14:val="none"/>
        </w:rPr>
        <w:br/>
        <w:t>ultralytics.checks()</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AA0D91"/>
          <w:spacing w:val="-5"/>
          <w:kern w:val="0"/>
          <w:sz w:val="21"/>
          <w:szCs w:val="21"/>
          <w14:ligatures w14:val="none"/>
        </w:rPr>
        <w:t>from</w:t>
      </w:r>
      <w:r w:rsidRPr="009B0C20">
        <w:rPr>
          <w:rFonts w:ascii="Menlo" w:eastAsia="Times New Roman" w:hAnsi="Menlo" w:cs="Menlo"/>
          <w:color w:val="242424"/>
          <w:spacing w:val="-5"/>
          <w:kern w:val="0"/>
          <w:sz w:val="21"/>
          <w:szCs w:val="21"/>
          <w14:ligatures w14:val="none"/>
        </w:rPr>
        <w:t xml:space="preserve"> ultralytics </w:t>
      </w:r>
      <w:r w:rsidRPr="009B0C20">
        <w:rPr>
          <w:rFonts w:ascii="Menlo" w:eastAsia="Times New Roman" w:hAnsi="Menlo" w:cs="Menlo"/>
          <w:color w:val="AA0D91"/>
          <w:spacing w:val="-5"/>
          <w:kern w:val="0"/>
          <w:sz w:val="21"/>
          <w:szCs w:val="21"/>
          <w14:ligatures w14:val="none"/>
        </w:rPr>
        <w:t>import</w:t>
      </w:r>
      <w:r w:rsidRPr="009B0C20">
        <w:rPr>
          <w:rFonts w:ascii="Menlo" w:eastAsia="Times New Roman" w:hAnsi="Menlo" w:cs="Menlo"/>
          <w:color w:val="242424"/>
          <w:spacing w:val="-5"/>
          <w:kern w:val="0"/>
          <w:sz w:val="21"/>
          <w:szCs w:val="21"/>
          <w14:ligatures w14:val="none"/>
        </w:rPr>
        <w:t xml:space="preserve"> YOLO</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AA0D91"/>
          <w:spacing w:val="-5"/>
          <w:kern w:val="0"/>
          <w:sz w:val="21"/>
          <w:szCs w:val="21"/>
          <w14:ligatures w14:val="none"/>
        </w:rPr>
        <w:t>from</w:t>
      </w:r>
      <w:r w:rsidRPr="009B0C20">
        <w:rPr>
          <w:rFonts w:ascii="Menlo" w:eastAsia="Times New Roman" w:hAnsi="Menlo" w:cs="Menlo"/>
          <w:color w:val="242424"/>
          <w:spacing w:val="-5"/>
          <w:kern w:val="0"/>
          <w:sz w:val="21"/>
          <w:szCs w:val="21"/>
          <w14:ligatures w14:val="none"/>
        </w:rPr>
        <w:t xml:space="preserve"> IPython.display </w:t>
      </w:r>
      <w:r w:rsidRPr="009B0C20">
        <w:rPr>
          <w:rFonts w:ascii="Menlo" w:eastAsia="Times New Roman" w:hAnsi="Menlo" w:cs="Menlo"/>
          <w:color w:val="AA0D91"/>
          <w:spacing w:val="-5"/>
          <w:kern w:val="0"/>
          <w:sz w:val="21"/>
          <w:szCs w:val="21"/>
          <w14:ligatures w14:val="none"/>
        </w:rPr>
        <w:t>import</w:t>
      </w:r>
      <w:r w:rsidRPr="009B0C20">
        <w:rPr>
          <w:rFonts w:ascii="Menlo" w:eastAsia="Times New Roman" w:hAnsi="Menlo" w:cs="Menlo"/>
          <w:color w:val="242424"/>
          <w:spacing w:val="-5"/>
          <w:kern w:val="0"/>
          <w:sz w:val="21"/>
          <w:szCs w:val="21"/>
          <w14:ligatures w14:val="none"/>
        </w:rPr>
        <w:t xml:space="preserve"> display, Image</w:t>
      </w:r>
    </w:p>
    <w:p w14:paraId="6A0B3E9F" w14:textId="77777777" w:rsidR="009B0C20" w:rsidRPr="009B0C20" w:rsidRDefault="009B0C20" w:rsidP="009B0C2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424"/>
          <w:kern w:val="0"/>
          <w:sz w:val="27"/>
          <w:szCs w:val="27"/>
          <w14:ligatures w14:val="none"/>
        </w:rPr>
      </w:pPr>
      <w:r w:rsidRPr="009B0C20">
        <w:rPr>
          <w:rFonts w:ascii="Menlo" w:eastAsia="Times New Roman" w:hAnsi="Menlo" w:cs="Menlo"/>
          <w:color w:val="242424"/>
          <w:spacing w:val="-5"/>
          <w:kern w:val="0"/>
          <w:sz w:val="21"/>
          <w:szCs w:val="21"/>
          <w14:ligatures w14:val="none"/>
        </w:rPr>
        <w:t>!</w:t>
      </w:r>
      <w:r w:rsidRPr="009B0C20">
        <w:rPr>
          <w:rFonts w:ascii="Menlo" w:eastAsia="Times New Roman" w:hAnsi="Menlo" w:cs="Menlo"/>
          <w:color w:val="5C2699"/>
          <w:spacing w:val="-5"/>
          <w:kern w:val="0"/>
          <w:sz w:val="21"/>
          <w:szCs w:val="21"/>
          <w14:ligatures w14:val="none"/>
        </w:rPr>
        <w:t>mkdir</w:t>
      </w:r>
      <w:r w:rsidRPr="009B0C20">
        <w:rPr>
          <w:rFonts w:ascii="Menlo" w:eastAsia="Times New Roman" w:hAnsi="Menlo" w:cs="Menlo"/>
          <w:color w:val="242424"/>
          <w:spacing w:val="-5"/>
          <w:kern w:val="0"/>
          <w:sz w:val="21"/>
          <w:szCs w:val="21"/>
          <w14:ligatures w14:val="none"/>
        </w:rPr>
        <w:t xml:space="preserve"> {HOME}/datasets</w:t>
      </w:r>
      <w:r w:rsidRPr="009B0C20">
        <w:rPr>
          <w:rFonts w:ascii="Menlo" w:eastAsia="Times New Roman" w:hAnsi="Menlo" w:cs="Menlo"/>
          <w:color w:val="242424"/>
          <w:spacing w:val="-5"/>
          <w:kern w:val="0"/>
          <w:sz w:val="21"/>
          <w:szCs w:val="21"/>
          <w14:ligatures w14:val="none"/>
        </w:rPr>
        <w:br/>
        <w:t>%</w:t>
      </w:r>
      <w:r w:rsidRPr="009B0C20">
        <w:rPr>
          <w:rFonts w:ascii="Menlo" w:eastAsia="Times New Roman" w:hAnsi="Menlo" w:cs="Menlo"/>
          <w:color w:val="5C2699"/>
          <w:spacing w:val="-5"/>
          <w:kern w:val="0"/>
          <w:sz w:val="21"/>
          <w:szCs w:val="21"/>
          <w14:ligatures w14:val="none"/>
        </w:rPr>
        <w:t>cd</w:t>
      </w:r>
      <w:r w:rsidRPr="009B0C20">
        <w:rPr>
          <w:rFonts w:ascii="Menlo" w:eastAsia="Times New Roman" w:hAnsi="Menlo" w:cs="Menlo"/>
          <w:color w:val="242424"/>
          <w:spacing w:val="-5"/>
          <w:kern w:val="0"/>
          <w:sz w:val="21"/>
          <w:szCs w:val="21"/>
          <w14:ligatures w14:val="none"/>
        </w:rPr>
        <w:t xml:space="preserve"> {HOME}/datasets</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242424"/>
          <w:spacing w:val="-5"/>
          <w:kern w:val="0"/>
          <w:sz w:val="21"/>
          <w:szCs w:val="21"/>
          <w14:ligatures w14:val="none"/>
        </w:rPr>
        <w:br/>
        <w:t>!pip install roboflow --quiet</w:t>
      </w:r>
    </w:p>
    <w:p w14:paraId="4C6E406A" w14:textId="77777777" w:rsidR="009B0C20" w:rsidRPr="009B0C20" w:rsidRDefault="009B0C20" w:rsidP="009B0C20">
      <w:pPr>
        <w:shd w:val="clear" w:color="auto" w:fill="FFFFFF"/>
        <w:spacing w:before="514"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 xml:space="preserve">After this our notebook is ready to run the scrip. Before diving </w:t>
      </w:r>
      <w:proofErr w:type="gramStart"/>
      <w:r w:rsidRPr="009B0C20">
        <w:rPr>
          <w:rFonts w:ascii="Georgia" w:eastAsia="Times New Roman" w:hAnsi="Georgia" w:cs="Times New Roman"/>
          <w:color w:val="242424"/>
          <w:spacing w:val="-1"/>
          <w:kern w:val="0"/>
          <w:sz w:val="30"/>
          <w:szCs w:val="30"/>
          <w14:ligatures w14:val="none"/>
        </w:rPr>
        <w:t>in to</w:t>
      </w:r>
      <w:proofErr w:type="gramEnd"/>
      <w:r w:rsidRPr="009B0C20">
        <w:rPr>
          <w:rFonts w:ascii="Georgia" w:eastAsia="Times New Roman" w:hAnsi="Georgia" w:cs="Times New Roman"/>
          <w:color w:val="242424"/>
          <w:spacing w:val="-1"/>
          <w:kern w:val="0"/>
          <w:sz w:val="30"/>
          <w:szCs w:val="30"/>
          <w14:ligatures w14:val="none"/>
        </w:rPr>
        <w:t xml:space="preserve"> the code I need to remember that we need new data to upload. So make sure you have run the code from </w:t>
      </w:r>
      <w:hyperlink r:id="rId76" w:history="1">
        <w:r w:rsidRPr="009B0C20">
          <w:rPr>
            <w:rFonts w:ascii="Georgia" w:eastAsia="Times New Roman" w:hAnsi="Georgia" w:cs="Times New Roman"/>
            <w:color w:val="0000FF"/>
            <w:spacing w:val="-1"/>
            <w:kern w:val="0"/>
            <w:sz w:val="30"/>
            <w:szCs w:val="30"/>
            <w:u w:val="single"/>
            <w14:ligatures w14:val="none"/>
          </w:rPr>
          <w:t>Part 1</w:t>
        </w:r>
      </w:hyperlink>
      <w:r w:rsidRPr="009B0C20">
        <w:rPr>
          <w:rFonts w:ascii="Georgia" w:eastAsia="Times New Roman" w:hAnsi="Georgia" w:cs="Times New Roman"/>
          <w:color w:val="242424"/>
          <w:spacing w:val="-1"/>
          <w:kern w:val="0"/>
          <w:sz w:val="30"/>
          <w:szCs w:val="30"/>
          <w14:ligatures w14:val="none"/>
        </w:rPr>
        <w:t>.</w:t>
      </w:r>
    </w:p>
    <w:p w14:paraId="3CA9F681" w14:textId="77777777" w:rsidR="009B0C20" w:rsidRPr="009B0C20" w:rsidRDefault="009B0C20" w:rsidP="009B0C20">
      <w:pPr>
        <w:shd w:val="clear" w:color="auto" w:fill="FFFFFF"/>
        <w:spacing w:before="514"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After that we now have a new data set that now we can upload our data to Roboflow using the API.</w:t>
      </w:r>
    </w:p>
    <w:p w14:paraId="5F627E17" w14:textId="77777777" w:rsidR="009B0C20" w:rsidRPr="009B0C20" w:rsidRDefault="009B0C20" w:rsidP="009B0C20">
      <w:pPr>
        <w:shd w:val="clear" w:color="auto" w:fill="FFFFFF"/>
        <w:spacing w:before="468" w:line="450" w:lineRule="atLeast"/>
        <w:outlineLvl w:val="0"/>
        <w:rPr>
          <w:rFonts w:ascii="Helvetica Neue" w:eastAsia="Times New Roman" w:hAnsi="Helvetica Neue" w:cs="Times New Roman"/>
          <w:b/>
          <w:bCs/>
          <w:color w:val="242424"/>
          <w:spacing w:val="-4"/>
          <w:kern w:val="36"/>
          <w:sz w:val="36"/>
          <w:szCs w:val="36"/>
          <w14:ligatures w14:val="none"/>
        </w:rPr>
      </w:pPr>
      <w:r w:rsidRPr="009B0C20">
        <w:rPr>
          <w:rFonts w:ascii="Helvetica Neue" w:eastAsia="Times New Roman" w:hAnsi="Helvetica Neue" w:cs="Times New Roman"/>
          <w:b/>
          <w:bCs/>
          <w:color w:val="242424"/>
          <w:spacing w:val="-4"/>
          <w:kern w:val="36"/>
          <w:sz w:val="36"/>
          <w:szCs w:val="36"/>
          <w14:ligatures w14:val="none"/>
        </w:rPr>
        <w:t>Upload images to Roboflow using the API and Python.</w:t>
      </w:r>
    </w:p>
    <w:p w14:paraId="608C2048" w14:textId="77777777" w:rsidR="009B0C20" w:rsidRPr="009B0C20" w:rsidRDefault="009B0C20" w:rsidP="009B0C20">
      <w:pPr>
        <w:shd w:val="clear" w:color="auto" w:fill="FFFFFF"/>
        <w:spacing w:before="226" w:line="480" w:lineRule="atLeast"/>
        <w:rPr>
          <w:rFonts w:ascii="Georgia" w:eastAsia="Times New Roman" w:hAnsi="Georgia" w:cs="Times New Roman"/>
          <w:color w:val="242424"/>
          <w:spacing w:val="-1"/>
          <w:kern w:val="0"/>
          <w:sz w:val="30"/>
          <w:szCs w:val="30"/>
          <w14:ligatures w14:val="none"/>
        </w:rPr>
      </w:pPr>
      <w:proofErr w:type="gramStart"/>
      <w:r w:rsidRPr="009B0C20">
        <w:rPr>
          <w:rFonts w:ascii="Georgia" w:eastAsia="Times New Roman" w:hAnsi="Georgia" w:cs="Times New Roman"/>
          <w:color w:val="242424"/>
          <w:spacing w:val="-1"/>
          <w:kern w:val="0"/>
          <w:sz w:val="30"/>
          <w:szCs w:val="30"/>
          <w14:ligatures w14:val="none"/>
        </w:rPr>
        <w:t>First</w:t>
      </w:r>
      <w:proofErr w:type="gramEnd"/>
      <w:r w:rsidRPr="009B0C20">
        <w:rPr>
          <w:rFonts w:ascii="Georgia" w:eastAsia="Times New Roman" w:hAnsi="Georgia" w:cs="Times New Roman"/>
          <w:color w:val="242424"/>
          <w:spacing w:val="-1"/>
          <w:kern w:val="0"/>
          <w:sz w:val="30"/>
          <w:szCs w:val="30"/>
          <w14:ligatures w14:val="none"/>
        </w:rPr>
        <w:t xml:space="preserve"> we need to check if we run the pip install roboflow. Then we need to run in the terminal. If we had success installing the library, create a new cell add the code below and click Run with the next code to ulpload the images in the folder you create recently (Just change the corresponding values of your project). The next code is to just upload one image and test:</w:t>
      </w:r>
    </w:p>
    <w:p w14:paraId="7ABF4185" w14:textId="77777777" w:rsidR="009B0C20" w:rsidRPr="009B0C20" w:rsidRDefault="009B0C20" w:rsidP="009B0C2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424"/>
          <w:kern w:val="0"/>
          <w:sz w:val="27"/>
          <w:szCs w:val="27"/>
          <w14:ligatures w14:val="none"/>
        </w:rPr>
      </w:pPr>
      <w:r w:rsidRPr="009B0C20">
        <w:rPr>
          <w:rFonts w:ascii="Menlo" w:eastAsia="Times New Roman" w:hAnsi="Menlo" w:cs="Menlo"/>
          <w:color w:val="AA0D91"/>
          <w:spacing w:val="-5"/>
          <w:kern w:val="0"/>
          <w:sz w:val="21"/>
          <w:szCs w:val="21"/>
          <w14:ligatures w14:val="none"/>
        </w:rPr>
        <w:lastRenderedPageBreak/>
        <w:t>from</w:t>
      </w:r>
      <w:r w:rsidRPr="009B0C20">
        <w:rPr>
          <w:rFonts w:ascii="Menlo" w:eastAsia="Times New Roman" w:hAnsi="Menlo" w:cs="Menlo"/>
          <w:color w:val="242424"/>
          <w:spacing w:val="-5"/>
          <w:kern w:val="0"/>
          <w:sz w:val="21"/>
          <w:szCs w:val="21"/>
          <w14:ligatures w14:val="none"/>
        </w:rPr>
        <w:t xml:space="preserve"> roboflow </w:t>
      </w:r>
      <w:r w:rsidRPr="009B0C20">
        <w:rPr>
          <w:rFonts w:ascii="Menlo" w:eastAsia="Times New Roman" w:hAnsi="Menlo" w:cs="Menlo"/>
          <w:color w:val="AA0D91"/>
          <w:spacing w:val="-5"/>
          <w:kern w:val="0"/>
          <w:sz w:val="21"/>
          <w:szCs w:val="21"/>
          <w14:ligatures w14:val="none"/>
        </w:rPr>
        <w:t>import</w:t>
      </w:r>
      <w:r w:rsidRPr="009B0C20">
        <w:rPr>
          <w:rFonts w:ascii="Menlo" w:eastAsia="Times New Roman" w:hAnsi="Menlo" w:cs="Menlo"/>
          <w:color w:val="242424"/>
          <w:spacing w:val="-5"/>
          <w:kern w:val="0"/>
          <w:sz w:val="21"/>
          <w:szCs w:val="21"/>
          <w14:ligatures w14:val="none"/>
        </w:rPr>
        <w:t xml:space="preserve"> Roboflow</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007400"/>
          <w:spacing w:val="-5"/>
          <w:kern w:val="0"/>
          <w:sz w:val="21"/>
          <w:szCs w:val="21"/>
          <w14:ligatures w14:val="none"/>
        </w:rPr>
        <w:t># Initialize the Roboflow object with your API key</w:t>
      </w:r>
      <w:r w:rsidRPr="009B0C20">
        <w:rPr>
          <w:rFonts w:ascii="Menlo" w:eastAsia="Times New Roman" w:hAnsi="Menlo" w:cs="Menlo"/>
          <w:color w:val="242424"/>
          <w:spacing w:val="-5"/>
          <w:kern w:val="0"/>
          <w:sz w:val="21"/>
          <w:szCs w:val="21"/>
          <w14:ligatures w14:val="none"/>
        </w:rPr>
        <w:br/>
        <w:t>rf = Roboflow(api_key=</w:t>
      </w:r>
      <w:r w:rsidRPr="009B0C20">
        <w:rPr>
          <w:rFonts w:ascii="Menlo" w:eastAsia="Times New Roman" w:hAnsi="Menlo" w:cs="Menlo"/>
          <w:color w:val="C41A16"/>
          <w:spacing w:val="-5"/>
          <w:kern w:val="0"/>
          <w:sz w:val="21"/>
          <w:szCs w:val="21"/>
          <w14:ligatures w14:val="none"/>
        </w:rPr>
        <w:t>"xxxxxxxxxxxxxxxxxxxx"</w:t>
      </w:r>
      <w:r w:rsidRPr="009B0C20">
        <w:rPr>
          <w:rFonts w:ascii="Menlo" w:eastAsia="Times New Roman" w:hAnsi="Menlo" w:cs="Menlo"/>
          <w:color w:val="242424"/>
          <w:spacing w:val="-5"/>
          <w:kern w:val="0"/>
          <w:sz w:val="21"/>
          <w:szCs w:val="21"/>
          <w14:ligatures w14:val="none"/>
        </w:rPr>
        <w:t>)</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007400"/>
          <w:spacing w:val="-5"/>
          <w:kern w:val="0"/>
          <w:sz w:val="21"/>
          <w:szCs w:val="21"/>
          <w14:ligatures w14:val="none"/>
        </w:rPr>
        <w:t># Retrieve your current workspace and project name</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5C2699"/>
          <w:spacing w:val="-5"/>
          <w:kern w:val="0"/>
          <w:sz w:val="21"/>
          <w:szCs w:val="21"/>
          <w14:ligatures w14:val="none"/>
        </w:rPr>
        <w:t>print</w:t>
      </w:r>
      <w:r w:rsidRPr="009B0C20">
        <w:rPr>
          <w:rFonts w:ascii="Menlo" w:eastAsia="Times New Roman" w:hAnsi="Menlo" w:cs="Menlo"/>
          <w:color w:val="242424"/>
          <w:spacing w:val="-5"/>
          <w:kern w:val="0"/>
          <w:sz w:val="21"/>
          <w:szCs w:val="21"/>
          <w14:ligatures w14:val="none"/>
        </w:rPr>
        <w:t>(rf.workspace())</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007400"/>
          <w:spacing w:val="-5"/>
          <w:kern w:val="0"/>
          <w:sz w:val="21"/>
          <w:szCs w:val="21"/>
          <w14:ligatures w14:val="none"/>
        </w:rPr>
        <w:t># Specify the project for upload</w:t>
      </w:r>
      <w:r w:rsidRPr="009B0C20">
        <w:rPr>
          <w:rFonts w:ascii="Menlo" w:eastAsia="Times New Roman" w:hAnsi="Menlo" w:cs="Menlo"/>
          <w:color w:val="242424"/>
          <w:spacing w:val="-5"/>
          <w:kern w:val="0"/>
          <w:sz w:val="21"/>
          <w:szCs w:val="21"/>
          <w14:ligatures w14:val="none"/>
        </w:rPr>
        <w:br/>
        <w:t>project = rf.workspace(</w:t>
      </w:r>
      <w:r w:rsidRPr="009B0C20">
        <w:rPr>
          <w:rFonts w:ascii="Menlo" w:eastAsia="Times New Roman" w:hAnsi="Menlo" w:cs="Menlo"/>
          <w:color w:val="C41A16"/>
          <w:spacing w:val="-5"/>
          <w:kern w:val="0"/>
          <w:sz w:val="21"/>
          <w:szCs w:val="21"/>
          <w14:ligatures w14:val="none"/>
        </w:rPr>
        <w:t>"xxxxxxxxxx"</w:t>
      </w:r>
      <w:r w:rsidRPr="009B0C20">
        <w:rPr>
          <w:rFonts w:ascii="Menlo" w:eastAsia="Times New Roman" w:hAnsi="Menlo" w:cs="Menlo"/>
          <w:color w:val="242424"/>
          <w:spacing w:val="-5"/>
          <w:kern w:val="0"/>
          <w:sz w:val="21"/>
          <w:szCs w:val="21"/>
          <w14:ligatures w14:val="none"/>
        </w:rPr>
        <w:t>).project(</w:t>
      </w:r>
      <w:r w:rsidRPr="009B0C20">
        <w:rPr>
          <w:rFonts w:ascii="Menlo" w:eastAsia="Times New Roman" w:hAnsi="Menlo" w:cs="Menlo"/>
          <w:color w:val="C41A16"/>
          <w:spacing w:val="-5"/>
          <w:kern w:val="0"/>
          <w:sz w:val="21"/>
          <w:szCs w:val="21"/>
          <w14:ligatures w14:val="none"/>
        </w:rPr>
        <w:t>"xxxxxxxx"</w:t>
      </w:r>
      <w:r w:rsidRPr="009B0C20">
        <w:rPr>
          <w:rFonts w:ascii="Menlo" w:eastAsia="Times New Roman" w:hAnsi="Menlo" w:cs="Menlo"/>
          <w:color w:val="242424"/>
          <w:spacing w:val="-5"/>
          <w:kern w:val="0"/>
          <w:sz w:val="21"/>
          <w:szCs w:val="21"/>
          <w14:ligatures w14:val="none"/>
        </w:rPr>
        <w:t>)</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007400"/>
          <w:spacing w:val="-5"/>
          <w:kern w:val="0"/>
          <w:sz w:val="21"/>
          <w:szCs w:val="21"/>
          <w14:ligatures w14:val="none"/>
        </w:rPr>
        <w:t># Upload the image to your project</w:t>
      </w:r>
      <w:r w:rsidRPr="009B0C20">
        <w:rPr>
          <w:rFonts w:ascii="Menlo" w:eastAsia="Times New Roman" w:hAnsi="Menlo" w:cs="Menlo"/>
          <w:color w:val="242424"/>
          <w:spacing w:val="-5"/>
          <w:kern w:val="0"/>
          <w:sz w:val="21"/>
          <w:szCs w:val="21"/>
          <w14:ligatures w14:val="none"/>
        </w:rPr>
        <w:br/>
        <w:t>project.upload(</w:t>
      </w:r>
      <w:r w:rsidRPr="009B0C20">
        <w:rPr>
          <w:rFonts w:ascii="Menlo" w:eastAsia="Times New Roman" w:hAnsi="Menlo" w:cs="Menlo"/>
          <w:color w:val="C41A16"/>
          <w:spacing w:val="-5"/>
          <w:kern w:val="0"/>
          <w:sz w:val="21"/>
          <w:szCs w:val="21"/>
          <w14:ligatures w14:val="none"/>
        </w:rPr>
        <w:t>"/content/two.jpg"</w:t>
      </w:r>
      <w:r w:rsidRPr="009B0C20">
        <w:rPr>
          <w:rFonts w:ascii="Menlo" w:eastAsia="Times New Roman" w:hAnsi="Menlo" w:cs="Menlo"/>
          <w:color w:val="242424"/>
          <w:spacing w:val="-5"/>
          <w:kern w:val="0"/>
          <w:sz w:val="21"/>
          <w:szCs w:val="21"/>
          <w14:ligatures w14:val="none"/>
        </w:rPr>
        <w:t>)</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C41A16"/>
          <w:spacing w:val="-5"/>
          <w:kern w:val="0"/>
          <w:sz w:val="21"/>
          <w:szCs w:val="21"/>
          <w14:ligatures w14:val="none"/>
        </w:rPr>
        <w:t>"""</w:t>
      </w:r>
      <w:r w:rsidRPr="009B0C20">
        <w:rPr>
          <w:rFonts w:ascii="Menlo" w:eastAsia="Times New Roman" w:hAnsi="Menlo" w:cs="Menlo"/>
          <w:color w:val="C41A16"/>
          <w:spacing w:val="-5"/>
          <w:kern w:val="0"/>
          <w:sz w:val="21"/>
          <w:szCs w:val="21"/>
          <w14:ligatures w14:val="none"/>
        </w:rPr>
        <w:br/>
        <w:t>Optional Parameters:</w:t>
      </w:r>
      <w:r w:rsidRPr="009B0C20">
        <w:rPr>
          <w:rFonts w:ascii="Menlo" w:eastAsia="Times New Roman" w:hAnsi="Menlo" w:cs="Menlo"/>
          <w:color w:val="C41A16"/>
          <w:spacing w:val="-5"/>
          <w:kern w:val="0"/>
          <w:sz w:val="21"/>
          <w:szCs w:val="21"/>
          <w14:ligatures w14:val="none"/>
        </w:rPr>
        <w:br/>
        <w:t>- num_retry_uploads: Number of retries for uploading the image in case of failure.</w:t>
      </w:r>
      <w:r w:rsidRPr="009B0C20">
        <w:rPr>
          <w:rFonts w:ascii="Menlo" w:eastAsia="Times New Roman" w:hAnsi="Menlo" w:cs="Menlo"/>
          <w:color w:val="C41A16"/>
          <w:spacing w:val="-5"/>
          <w:kern w:val="0"/>
          <w:sz w:val="21"/>
          <w:szCs w:val="21"/>
          <w14:ligatures w14:val="none"/>
        </w:rPr>
        <w:br/>
        <w:t>- batch_name: Upload the image to a specific batch.</w:t>
      </w:r>
      <w:r w:rsidRPr="009B0C20">
        <w:rPr>
          <w:rFonts w:ascii="Menlo" w:eastAsia="Times New Roman" w:hAnsi="Menlo" w:cs="Menlo"/>
          <w:color w:val="C41A16"/>
          <w:spacing w:val="-5"/>
          <w:kern w:val="0"/>
          <w:sz w:val="21"/>
          <w:szCs w:val="21"/>
          <w14:ligatures w14:val="none"/>
        </w:rPr>
        <w:br/>
        <w:t>- split: Upload the image to a specific split.</w:t>
      </w:r>
      <w:r w:rsidRPr="009B0C20">
        <w:rPr>
          <w:rFonts w:ascii="Menlo" w:eastAsia="Times New Roman" w:hAnsi="Menlo" w:cs="Menlo"/>
          <w:color w:val="C41A16"/>
          <w:spacing w:val="-5"/>
          <w:kern w:val="0"/>
          <w:sz w:val="21"/>
          <w:szCs w:val="21"/>
          <w14:ligatures w14:val="none"/>
        </w:rPr>
        <w:br/>
        <w:t>"""</w:t>
      </w:r>
    </w:p>
    <w:p w14:paraId="16418394" w14:textId="77777777" w:rsidR="009B0C20" w:rsidRPr="009B0C20" w:rsidRDefault="009B0C20" w:rsidP="009B0C20">
      <w:pPr>
        <w:shd w:val="clear" w:color="auto" w:fill="FFFFFF"/>
        <w:spacing w:before="514"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 xml:space="preserve">To upload </w:t>
      </w:r>
      <w:proofErr w:type="gramStart"/>
      <w:r w:rsidRPr="009B0C20">
        <w:rPr>
          <w:rFonts w:ascii="Georgia" w:eastAsia="Times New Roman" w:hAnsi="Georgia" w:cs="Times New Roman"/>
          <w:color w:val="242424"/>
          <w:spacing w:val="-1"/>
          <w:kern w:val="0"/>
          <w:sz w:val="30"/>
          <w:szCs w:val="30"/>
          <w14:ligatures w14:val="none"/>
        </w:rPr>
        <w:t>a</w:t>
      </w:r>
      <w:proofErr w:type="gramEnd"/>
      <w:r w:rsidRPr="009B0C20">
        <w:rPr>
          <w:rFonts w:ascii="Georgia" w:eastAsia="Times New Roman" w:hAnsi="Georgia" w:cs="Times New Roman"/>
          <w:color w:val="242424"/>
          <w:spacing w:val="-1"/>
          <w:kern w:val="0"/>
          <w:sz w:val="30"/>
          <w:szCs w:val="30"/>
          <w14:ligatures w14:val="none"/>
        </w:rPr>
        <w:t xml:space="preserve"> entire folder use the next code:</w:t>
      </w:r>
    </w:p>
    <w:p w14:paraId="6A618CC5" w14:textId="77777777" w:rsidR="009B0C20" w:rsidRPr="009B0C20" w:rsidRDefault="009B0C20" w:rsidP="009B0C2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42424"/>
          <w:kern w:val="0"/>
          <w:sz w:val="27"/>
          <w:szCs w:val="27"/>
          <w14:ligatures w14:val="none"/>
        </w:rPr>
      </w:pPr>
      <w:r w:rsidRPr="009B0C20">
        <w:rPr>
          <w:rFonts w:ascii="Menlo" w:eastAsia="Times New Roman" w:hAnsi="Menlo" w:cs="Menlo"/>
          <w:color w:val="AA0D91"/>
          <w:spacing w:val="-5"/>
          <w:kern w:val="0"/>
          <w:sz w:val="21"/>
          <w:szCs w:val="21"/>
          <w14:ligatures w14:val="none"/>
        </w:rPr>
        <w:t>import</w:t>
      </w:r>
      <w:r w:rsidRPr="009B0C20">
        <w:rPr>
          <w:rFonts w:ascii="Menlo" w:eastAsia="Times New Roman" w:hAnsi="Menlo" w:cs="Menlo"/>
          <w:color w:val="242424"/>
          <w:spacing w:val="-5"/>
          <w:kern w:val="0"/>
          <w:sz w:val="21"/>
          <w:szCs w:val="21"/>
          <w14:ligatures w14:val="none"/>
        </w:rPr>
        <w:t xml:space="preserve"> os</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AA0D91"/>
          <w:spacing w:val="-5"/>
          <w:kern w:val="0"/>
          <w:sz w:val="21"/>
          <w:szCs w:val="21"/>
          <w14:ligatures w14:val="none"/>
        </w:rPr>
        <w:t>from</w:t>
      </w:r>
      <w:r w:rsidRPr="009B0C20">
        <w:rPr>
          <w:rFonts w:ascii="Menlo" w:eastAsia="Times New Roman" w:hAnsi="Menlo" w:cs="Menlo"/>
          <w:color w:val="242424"/>
          <w:spacing w:val="-5"/>
          <w:kern w:val="0"/>
          <w:sz w:val="21"/>
          <w:szCs w:val="21"/>
          <w14:ligatures w14:val="none"/>
        </w:rPr>
        <w:t xml:space="preserve"> roboflow </w:t>
      </w:r>
      <w:r w:rsidRPr="009B0C20">
        <w:rPr>
          <w:rFonts w:ascii="Menlo" w:eastAsia="Times New Roman" w:hAnsi="Menlo" w:cs="Menlo"/>
          <w:color w:val="AA0D91"/>
          <w:spacing w:val="-5"/>
          <w:kern w:val="0"/>
          <w:sz w:val="21"/>
          <w:szCs w:val="21"/>
          <w14:ligatures w14:val="none"/>
        </w:rPr>
        <w:t>import</w:t>
      </w:r>
      <w:r w:rsidRPr="009B0C20">
        <w:rPr>
          <w:rFonts w:ascii="Menlo" w:eastAsia="Times New Roman" w:hAnsi="Menlo" w:cs="Menlo"/>
          <w:color w:val="242424"/>
          <w:spacing w:val="-5"/>
          <w:kern w:val="0"/>
          <w:sz w:val="21"/>
          <w:szCs w:val="21"/>
          <w14:ligatures w14:val="none"/>
        </w:rPr>
        <w:t xml:space="preserve"> Roboflow</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007400"/>
          <w:spacing w:val="-5"/>
          <w:kern w:val="0"/>
          <w:sz w:val="21"/>
          <w:szCs w:val="21"/>
          <w14:ligatures w14:val="none"/>
        </w:rPr>
        <w:t># Initialize the Roboflow object with your API key</w:t>
      </w:r>
      <w:r w:rsidRPr="009B0C20">
        <w:rPr>
          <w:rFonts w:ascii="Menlo" w:eastAsia="Times New Roman" w:hAnsi="Menlo" w:cs="Menlo"/>
          <w:color w:val="242424"/>
          <w:spacing w:val="-5"/>
          <w:kern w:val="0"/>
          <w:sz w:val="21"/>
          <w:szCs w:val="21"/>
          <w14:ligatures w14:val="none"/>
        </w:rPr>
        <w:br/>
        <w:t>rf = Roboflow(api_key=</w:t>
      </w:r>
      <w:r w:rsidRPr="009B0C20">
        <w:rPr>
          <w:rFonts w:ascii="Menlo" w:eastAsia="Times New Roman" w:hAnsi="Menlo" w:cs="Menlo"/>
          <w:color w:val="C41A16"/>
          <w:spacing w:val="-5"/>
          <w:kern w:val="0"/>
          <w:sz w:val="21"/>
          <w:szCs w:val="21"/>
          <w14:ligatures w14:val="none"/>
        </w:rPr>
        <w:t>"xxxxxxxxxxxxxxxxxxxx"</w:t>
      </w:r>
      <w:r w:rsidRPr="009B0C20">
        <w:rPr>
          <w:rFonts w:ascii="Menlo" w:eastAsia="Times New Roman" w:hAnsi="Menlo" w:cs="Menlo"/>
          <w:color w:val="242424"/>
          <w:spacing w:val="-5"/>
          <w:kern w:val="0"/>
          <w:sz w:val="21"/>
          <w:szCs w:val="21"/>
          <w14:ligatures w14:val="none"/>
        </w:rPr>
        <w:t>)</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007400"/>
          <w:spacing w:val="-5"/>
          <w:kern w:val="0"/>
          <w:sz w:val="21"/>
          <w:szCs w:val="21"/>
          <w14:ligatures w14:val="none"/>
        </w:rPr>
        <w:t># Retrieve your current workspace and project name</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5C2699"/>
          <w:spacing w:val="-5"/>
          <w:kern w:val="0"/>
          <w:sz w:val="21"/>
          <w:szCs w:val="21"/>
          <w14:ligatures w14:val="none"/>
        </w:rPr>
        <w:t>print</w:t>
      </w:r>
      <w:r w:rsidRPr="009B0C20">
        <w:rPr>
          <w:rFonts w:ascii="Menlo" w:eastAsia="Times New Roman" w:hAnsi="Menlo" w:cs="Menlo"/>
          <w:color w:val="242424"/>
          <w:spacing w:val="-5"/>
          <w:kern w:val="0"/>
          <w:sz w:val="21"/>
          <w:szCs w:val="21"/>
          <w14:ligatures w14:val="none"/>
        </w:rPr>
        <w:t>(rf.workspace())</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007400"/>
          <w:spacing w:val="-5"/>
          <w:kern w:val="0"/>
          <w:sz w:val="21"/>
          <w:szCs w:val="21"/>
          <w14:ligatures w14:val="none"/>
        </w:rPr>
        <w:t># Specify the project for upload</w:t>
      </w:r>
      <w:r w:rsidRPr="009B0C20">
        <w:rPr>
          <w:rFonts w:ascii="Menlo" w:eastAsia="Times New Roman" w:hAnsi="Menlo" w:cs="Menlo"/>
          <w:color w:val="242424"/>
          <w:spacing w:val="-5"/>
          <w:kern w:val="0"/>
          <w:sz w:val="21"/>
          <w:szCs w:val="21"/>
          <w14:ligatures w14:val="none"/>
        </w:rPr>
        <w:br/>
        <w:t>project = rf.workspace(</w:t>
      </w:r>
      <w:r w:rsidRPr="009B0C20">
        <w:rPr>
          <w:rFonts w:ascii="Menlo" w:eastAsia="Times New Roman" w:hAnsi="Menlo" w:cs="Menlo"/>
          <w:color w:val="C41A16"/>
          <w:spacing w:val="-5"/>
          <w:kern w:val="0"/>
          <w:sz w:val="21"/>
          <w:szCs w:val="21"/>
          <w14:ligatures w14:val="none"/>
        </w:rPr>
        <w:t>"xxxxxxxxs"</w:t>
      </w:r>
      <w:r w:rsidRPr="009B0C20">
        <w:rPr>
          <w:rFonts w:ascii="Menlo" w:eastAsia="Times New Roman" w:hAnsi="Menlo" w:cs="Menlo"/>
          <w:color w:val="242424"/>
          <w:spacing w:val="-5"/>
          <w:kern w:val="0"/>
          <w:sz w:val="21"/>
          <w:szCs w:val="21"/>
          <w14:ligatures w14:val="none"/>
        </w:rPr>
        <w:t>).project(</w:t>
      </w:r>
      <w:r w:rsidRPr="009B0C20">
        <w:rPr>
          <w:rFonts w:ascii="Menlo" w:eastAsia="Times New Roman" w:hAnsi="Menlo" w:cs="Menlo"/>
          <w:color w:val="C41A16"/>
          <w:spacing w:val="-5"/>
          <w:kern w:val="0"/>
          <w:sz w:val="21"/>
          <w:szCs w:val="21"/>
          <w14:ligatures w14:val="none"/>
        </w:rPr>
        <w:t>"xxxxxxxxx"</w:t>
      </w:r>
      <w:r w:rsidRPr="009B0C20">
        <w:rPr>
          <w:rFonts w:ascii="Menlo" w:eastAsia="Times New Roman" w:hAnsi="Menlo" w:cs="Menlo"/>
          <w:color w:val="242424"/>
          <w:spacing w:val="-5"/>
          <w:kern w:val="0"/>
          <w:sz w:val="21"/>
          <w:szCs w:val="21"/>
          <w14:ligatures w14:val="none"/>
        </w:rPr>
        <w:t>)</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007400"/>
          <w:spacing w:val="-5"/>
          <w:kern w:val="0"/>
          <w:sz w:val="21"/>
          <w:szCs w:val="21"/>
          <w14:ligatures w14:val="none"/>
        </w:rPr>
        <w:t># Folder path containing all the images</w:t>
      </w:r>
      <w:r w:rsidRPr="009B0C20">
        <w:rPr>
          <w:rFonts w:ascii="Menlo" w:eastAsia="Times New Roman" w:hAnsi="Menlo" w:cs="Menlo"/>
          <w:color w:val="242424"/>
          <w:spacing w:val="-5"/>
          <w:kern w:val="0"/>
          <w:sz w:val="21"/>
          <w:szCs w:val="21"/>
          <w14:ligatures w14:val="none"/>
        </w:rPr>
        <w:br/>
        <w:t xml:space="preserve">folder_path = </w:t>
      </w:r>
      <w:r w:rsidRPr="009B0C20">
        <w:rPr>
          <w:rFonts w:ascii="Menlo" w:eastAsia="Times New Roman" w:hAnsi="Menlo" w:cs="Menlo"/>
          <w:color w:val="C41A16"/>
          <w:spacing w:val="-5"/>
          <w:kern w:val="0"/>
          <w:sz w:val="21"/>
          <w:szCs w:val="21"/>
          <w14:ligatures w14:val="none"/>
        </w:rPr>
        <w:t>"/content/images"</w:t>
      </w:r>
      <w:r w:rsidRPr="009B0C20">
        <w:rPr>
          <w:rFonts w:ascii="Menlo" w:eastAsia="Times New Roman" w:hAnsi="Menlo" w:cs="Menlo"/>
          <w:color w:val="242424"/>
          <w:spacing w:val="-5"/>
          <w:kern w:val="0"/>
          <w:sz w:val="21"/>
          <w:szCs w:val="21"/>
          <w14:ligatures w14:val="none"/>
        </w:rPr>
        <w:t xml:space="preserve">  </w:t>
      </w:r>
      <w:r w:rsidRPr="009B0C20">
        <w:rPr>
          <w:rFonts w:ascii="Menlo" w:eastAsia="Times New Roman" w:hAnsi="Menlo" w:cs="Menlo"/>
          <w:color w:val="007400"/>
          <w:spacing w:val="-5"/>
          <w:kern w:val="0"/>
          <w:sz w:val="21"/>
          <w:szCs w:val="21"/>
          <w14:ligatures w14:val="none"/>
        </w:rPr>
        <w:t># Update this to your folder path</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007400"/>
          <w:spacing w:val="-5"/>
          <w:kern w:val="0"/>
          <w:sz w:val="21"/>
          <w:szCs w:val="21"/>
          <w14:ligatures w14:val="none"/>
        </w:rPr>
        <w:t># Get a list of all image files in the folder</w:t>
      </w:r>
      <w:r w:rsidRPr="009B0C20">
        <w:rPr>
          <w:rFonts w:ascii="Menlo" w:eastAsia="Times New Roman" w:hAnsi="Menlo" w:cs="Menlo"/>
          <w:color w:val="242424"/>
          <w:spacing w:val="-5"/>
          <w:kern w:val="0"/>
          <w:sz w:val="21"/>
          <w:szCs w:val="21"/>
          <w14:ligatures w14:val="none"/>
        </w:rPr>
        <w:br/>
        <w:t xml:space="preserve">image_files = [os.path.join(folder_path, file) </w:t>
      </w:r>
      <w:r w:rsidRPr="009B0C20">
        <w:rPr>
          <w:rFonts w:ascii="Menlo" w:eastAsia="Times New Roman" w:hAnsi="Menlo" w:cs="Menlo"/>
          <w:color w:val="AA0D91"/>
          <w:spacing w:val="-5"/>
          <w:kern w:val="0"/>
          <w:sz w:val="21"/>
          <w:szCs w:val="21"/>
          <w14:ligatures w14:val="none"/>
        </w:rPr>
        <w:t>for</w:t>
      </w:r>
      <w:r w:rsidRPr="009B0C20">
        <w:rPr>
          <w:rFonts w:ascii="Menlo" w:eastAsia="Times New Roman" w:hAnsi="Menlo" w:cs="Menlo"/>
          <w:color w:val="242424"/>
          <w:spacing w:val="-5"/>
          <w:kern w:val="0"/>
          <w:sz w:val="21"/>
          <w:szCs w:val="21"/>
          <w14:ligatures w14:val="none"/>
        </w:rPr>
        <w:t xml:space="preserve"> file </w:t>
      </w:r>
      <w:r w:rsidRPr="009B0C20">
        <w:rPr>
          <w:rFonts w:ascii="Menlo" w:eastAsia="Times New Roman" w:hAnsi="Menlo" w:cs="Menlo"/>
          <w:color w:val="AA0D91"/>
          <w:spacing w:val="-5"/>
          <w:kern w:val="0"/>
          <w:sz w:val="21"/>
          <w:szCs w:val="21"/>
          <w14:ligatures w14:val="none"/>
        </w:rPr>
        <w:t>in</w:t>
      </w:r>
      <w:r w:rsidRPr="009B0C20">
        <w:rPr>
          <w:rFonts w:ascii="Menlo" w:eastAsia="Times New Roman" w:hAnsi="Menlo" w:cs="Menlo"/>
          <w:color w:val="242424"/>
          <w:spacing w:val="-5"/>
          <w:kern w:val="0"/>
          <w:sz w:val="21"/>
          <w:szCs w:val="21"/>
          <w14:ligatures w14:val="none"/>
        </w:rPr>
        <w:t xml:space="preserve"> os.listdir(folder_path) </w:t>
      </w:r>
      <w:r w:rsidRPr="009B0C20">
        <w:rPr>
          <w:rFonts w:ascii="Menlo" w:eastAsia="Times New Roman" w:hAnsi="Menlo" w:cs="Menlo"/>
          <w:color w:val="AA0D91"/>
          <w:spacing w:val="-5"/>
          <w:kern w:val="0"/>
          <w:sz w:val="21"/>
          <w:szCs w:val="21"/>
          <w14:ligatures w14:val="none"/>
        </w:rPr>
        <w:t>if</w:t>
      </w:r>
      <w:r w:rsidRPr="009B0C20">
        <w:rPr>
          <w:rFonts w:ascii="Menlo" w:eastAsia="Times New Roman" w:hAnsi="Menlo" w:cs="Menlo"/>
          <w:color w:val="242424"/>
          <w:spacing w:val="-5"/>
          <w:kern w:val="0"/>
          <w:sz w:val="21"/>
          <w:szCs w:val="21"/>
          <w14:ligatures w14:val="none"/>
        </w:rPr>
        <w:t xml:space="preserve"> file.lower().endswith((</w:t>
      </w:r>
      <w:r w:rsidRPr="009B0C20">
        <w:rPr>
          <w:rFonts w:ascii="Menlo" w:eastAsia="Times New Roman" w:hAnsi="Menlo" w:cs="Menlo"/>
          <w:color w:val="C41A16"/>
          <w:spacing w:val="-5"/>
          <w:kern w:val="0"/>
          <w:sz w:val="21"/>
          <w:szCs w:val="21"/>
          <w14:ligatures w14:val="none"/>
        </w:rPr>
        <w:t>'.jpg'</w:t>
      </w:r>
      <w:r w:rsidRPr="009B0C20">
        <w:rPr>
          <w:rFonts w:ascii="Menlo" w:eastAsia="Times New Roman" w:hAnsi="Menlo" w:cs="Menlo"/>
          <w:color w:val="242424"/>
          <w:spacing w:val="-5"/>
          <w:kern w:val="0"/>
          <w:sz w:val="21"/>
          <w:szCs w:val="21"/>
          <w14:ligatures w14:val="none"/>
        </w:rPr>
        <w:t xml:space="preserve">, </w:t>
      </w:r>
      <w:r w:rsidRPr="009B0C20">
        <w:rPr>
          <w:rFonts w:ascii="Menlo" w:eastAsia="Times New Roman" w:hAnsi="Menlo" w:cs="Menlo"/>
          <w:color w:val="C41A16"/>
          <w:spacing w:val="-5"/>
          <w:kern w:val="0"/>
          <w:sz w:val="21"/>
          <w:szCs w:val="21"/>
          <w14:ligatures w14:val="none"/>
        </w:rPr>
        <w:lastRenderedPageBreak/>
        <w:t>'.jpeg'</w:t>
      </w:r>
      <w:r w:rsidRPr="009B0C20">
        <w:rPr>
          <w:rFonts w:ascii="Menlo" w:eastAsia="Times New Roman" w:hAnsi="Menlo" w:cs="Menlo"/>
          <w:color w:val="242424"/>
          <w:spacing w:val="-5"/>
          <w:kern w:val="0"/>
          <w:sz w:val="21"/>
          <w:szCs w:val="21"/>
          <w14:ligatures w14:val="none"/>
        </w:rPr>
        <w:t xml:space="preserve">, </w:t>
      </w:r>
      <w:r w:rsidRPr="009B0C20">
        <w:rPr>
          <w:rFonts w:ascii="Menlo" w:eastAsia="Times New Roman" w:hAnsi="Menlo" w:cs="Menlo"/>
          <w:color w:val="C41A16"/>
          <w:spacing w:val="-5"/>
          <w:kern w:val="0"/>
          <w:sz w:val="21"/>
          <w:szCs w:val="21"/>
          <w14:ligatures w14:val="none"/>
        </w:rPr>
        <w:t>'.png'</w:t>
      </w:r>
      <w:r w:rsidRPr="009B0C20">
        <w:rPr>
          <w:rFonts w:ascii="Menlo" w:eastAsia="Times New Roman" w:hAnsi="Menlo" w:cs="Menlo"/>
          <w:color w:val="242424"/>
          <w:spacing w:val="-5"/>
          <w:kern w:val="0"/>
          <w:sz w:val="21"/>
          <w:szCs w:val="21"/>
          <w14:ligatures w14:val="none"/>
        </w:rPr>
        <w:t>))]</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007400"/>
          <w:spacing w:val="-5"/>
          <w:kern w:val="0"/>
          <w:sz w:val="21"/>
          <w:szCs w:val="21"/>
          <w14:ligatures w14:val="none"/>
        </w:rPr>
        <w:t># Upload each image to your project</w:t>
      </w:r>
      <w:r w:rsidRPr="009B0C20">
        <w:rPr>
          <w:rFonts w:ascii="Menlo" w:eastAsia="Times New Roman" w:hAnsi="Menlo" w:cs="Menlo"/>
          <w:color w:val="242424"/>
          <w:spacing w:val="-5"/>
          <w:kern w:val="0"/>
          <w:sz w:val="21"/>
          <w:szCs w:val="21"/>
          <w14:ligatures w14:val="none"/>
        </w:rPr>
        <w:br/>
      </w:r>
      <w:r w:rsidRPr="009B0C20">
        <w:rPr>
          <w:rFonts w:ascii="Menlo" w:eastAsia="Times New Roman" w:hAnsi="Menlo" w:cs="Menlo"/>
          <w:color w:val="AA0D91"/>
          <w:spacing w:val="-5"/>
          <w:kern w:val="0"/>
          <w:sz w:val="21"/>
          <w:szCs w:val="21"/>
          <w14:ligatures w14:val="none"/>
        </w:rPr>
        <w:t>for</w:t>
      </w:r>
      <w:r w:rsidRPr="009B0C20">
        <w:rPr>
          <w:rFonts w:ascii="Menlo" w:eastAsia="Times New Roman" w:hAnsi="Menlo" w:cs="Menlo"/>
          <w:color w:val="242424"/>
          <w:spacing w:val="-5"/>
          <w:kern w:val="0"/>
          <w:sz w:val="21"/>
          <w:szCs w:val="21"/>
          <w14:ligatures w14:val="none"/>
        </w:rPr>
        <w:t xml:space="preserve"> image_file </w:t>
      </w:r>
      <w:r w:rsidRPr="009B0C20">
        <w:rPr>
          <w:rFonts w:ascii="Menlo" w:eastAsia="Times New Roman" w:hAnsi="Menlo" w:cs="Menlo"/>
          <w:color w:val="AA0D91"/>
          <w:spacing w:val="-5"/>
          <w:kern w:val="0"/>
          <w:sz w:val="21"/>
          <w:szCs w:val="21"/>
          <w14:ligatures w14:val="none"/>
        </w:rPr>
        <w:t>in</w:t>
      </w:r>
      <w:r w:rsidRPr="009B0C20">
        <w:rPr>
          <w:rFonts w:ascii="Menlo" w:eastAsia="Times New Roman" w:hAnsi="Menlo" w:cs="Menlo"/>
          <w:color w:val="242424"/>
          <w:spacing w:val="-5"/>
          <w:kern w:val="0"/>
          <w:sz w:val="21"/>
          <w:szCs w:val="21"/>
          <w14:ligatures w14:val="none"/>
        </w:rPr>
        <w:t xml:space="preserve"> image_files:</w:t>
      </w:r>
      <w:r w:rsidRPr="009B0C20">
        <w:rPr>
          <w:rFonts w:ascii="Menlo" w:eastAsia="Times New Roman" w:hAnsi="Menlo" w:cs="Menlo"/>
          <w:color w:val="242424"/>
          <w:spacing w:val="-5"/>
          <w:kern w:val="0"/>
          <w:sz w:val="21"/>
          <w:szCs w:val="21"/>
          <w14:ligatures w14:val="none"/>
        </w:rPr>
        <w:br/>
        <w:t xml:space="preserve">    project.upload(image_file)</w:t>
      </w:r>
    </w:p>
    <w:p w14:paraId="3B6250C3" w14:textId="77777777" w:rsidR="009B0C20" w:rsidRPr="009B0C20" w:rsidRDefault="009B0C20" w:rsidP="009B0C20">
      <w:pPr>
        <w:shd w:val="clear" w:color="auto" w:fill="FFFFFF"/>
        <w:spacing w:before="514"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In the Shell will appear all the information and if is running add some print to warning you when it’s over. When is running you will see that it takes a while, but the images will be uploaded.</w:t>
      </w:r>
    </w:p>
    <w:p w14:paraId="45C11198" w14:textId="04EB3A45" w:rsidR="009B0C20" w:rsidRPr="009B0C20" w:rsidRDefault="009B0C20" w:rsidP="009B0C20">
      <w:pPr>
        <w:rPr>
          <w:rFonts w:ascii="Times New Roman" w:eastAsia="Times New Roman" w:hAnsi="Times New Roman" w:cs="Times New Roman"/>
          <w:kern w:val="0"/>
          <w14:ligatures w14:val="none"/>
        </w:rPr>
      </w:pPr>
      <w:r w:rsidRPr="009B0C20">
        <w:rPr>
          <w:rFonts w:ascii="Times New Roman" w:eastAsia="Times New Roman" w:hAnsi="Times New Roman" w:cs="Times New Roman"/>
          <w:kern w:val="0"/>
          <w14:ligatures w14:val="none"/>
        </w:rPr>
        <w:fldChar w:fldCharType="begin"/>
      </w:r>
      <w:r w:rsidRPr="009B0C20">
        <w:rPr>
          <w:rFonts w:ascii="Times New Roman" w:eastAsia="Times New Roman" w:hAnsi="Times New Roman" w:cs="Times New Roman"/>
          <w:kern w:val="0"/>
          <w14:ligatures w14:val="none"/>
        </w:rPr>
        <w:instrText xml:space="preserve"> INCLUDEPICTURE "https://miro.medium.com/v2/resize:fit:700/1*MqPJp_Zlw1ir8e-sUf7ktg.png" \* MERGEFORMATINET </w:instrText>
      </w:r>
      <w:r w:rsidRPr="009B0C20">
        <w:rPr>
          <w:rFonts w:ascii="Times New Roman" w:eastAsia="Times New Roman" w:hAnsi="Times New Roman" w:cs="Times New Roman"/>
          <w:kern w:val="0"/>
          <w14:ligatures w14:val="none"/>
        </w:rPr>
        <w:fldChar w:fldCharType="separate"/>
      </w:r>
      <w:r w:rsidRPr="009B0C20">
        <w:rPr>
          <w:rFonts w:ascii="Times New Roman" w:eastAsia="Times New Roman" w:hAnsi="Times New Roman" w:cs="Times New Roman"/>
          <w:noProof/>
          <w:kern w:val="0"/>
          <w14:ligatures w14:val="none"/>
        </w:rPr>
        <w:drawing>
          <wp:inline distT="0" distB="0" distL="0" distR="0" wp14:anchorId="70685F69" wp14:editId="0CFCB9BA">
            <wp:extent cx="5943600" cy="2249805"/>
            <wp:effectExtent l="0" t="0" r="0" b="0"/>
            <wp:docPr id="833428077"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428077" name="Picture 41" descr="A screenshot of a computer&#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2249805"/>
                    </a:xfrm>
                    <a:prstGeom prst="rect">
                      <a:avLst/>
                    </a:prstGeom>
                    <a:noFill/>
                    <a:ln>
                      <a:noFill/>
                    </a:ln>
                  </pic:spPr>
                </pic:pic>
              </a:graphicData>
            </a:graphic>
          </wp:inline>
        </w:drawing>
      </w:r>
      <w:r w:rsidRPr="009B0C20">
        <w:rPr>
          <w:rFonts w:ascii="Times New Roman" w:eastAsia="Times New Roman" w:hAnsi="Times New Roman" w:cs="Times New Roman"/>
          <w:kern w:val="0"/>
          <w14:ligatures w14:val="none"/>
        </w:rPr>
        <w:fldChar w:fldCharType="end"/>
      </w:r>
    </w:p>
    <w:p w14:paraId="1ACCDC5F" w14:textId="77777777" w:rsidR="009B0C20" w:rsidRPr="009B0C20" w:rsidRDefault="009B0C20" w:rsidP="009B0C20">
      <w:pPr>
        <w:shd w:val="clear" w:color="auto" w:fill="FFFFFF"/>
        <w:spacing w:before="514"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After it finishes you can wait a few minutes to see the images in the assign section from your Rboflow project as we see in the image below.</w:t>
      </w:r>
    </w:p>
    <w:p w14:paraId="402EEE6C" w14:textId="12B24FB4" w:rsidR="009B0C20" w:rsidRPr="009B0C20" w:rsidRDefault="009B0C20" w:rsidP="009B0C20">
      <w:pPr>
        <w:rPr>
          <w:rFonts w:ascii="Times New Roman" w:eastAsia="Times New Roman" w:hAnsi="Times New Roman" w:cs="Times New Roman"/>
          <w:kern w:val="0"/>
          <w14:ligatures w14:val="none"/>
        </w:rPr>
      </w:pPr>
      <w:r w:rsidRPr="009B0C20">
        <w:rPr>
          <w:rFonts w:ascii="Times New Roman" w:eastAsia="Times New Roman" w:hAnsi="Times New Roman" w:cs="Times New Roman"/>
          <w:kern w:val="0"/>
          <w14:ligatures w14:val="none"/>
        </w:rPr>
        <w:lastRenderedPageBreak/>
        <w:fldChar w:fldCharType="begin"/>
      </w:r>
      <w:r w:rsidRPr="009B0C20">
        <w:rPr>
          <w:rFonts w:ascii="Times New Roman" w:eastAsia="Times New Roman" w:hAnsi="Times New Roman" w:cs="Times New Roman"/>
          <w:kern w:val="0"/>
          <w14:ligatures w14:val="none"/>
        </w:rPr>
        <w:instrText xml:space="preserve"> INCLUDEPICTURE "https://miro.medium.com/v2/resize:fit:700/0*DmHPvmznwUzhETlZ.png" \* MERGEFORMATINET </w:instrText>
      </w:r>
      <w:r w:rsidRPr="009B0C20">
        <w:rPr>
          <w:rFonts w:ascii="Times New Roman" w:eastAsia="Times New Roman" w:hAnsi="Times New Roman" w:cs="Times New Roman"/>
          <w:kern w:val="0"/>
          <w14:ligatures w14:val="none"/>
        </w:rPr>
        <w:fldChar w:fldCharType="separate"/>
      </w:r>
      <w:r w:rsidRPr="009B0C20">
        <w:rPr>
          <w:rFonts w:ascii="Times New Roman" w:eastAsia="Times New Roman" w:hAnsi="Times New Roman" w:cs="Times New Roman"/>
          <w:noProof/>
          <w:kern w:val="0"/>
          <w14:ligatures w14:val="none"/>
        </w:rPr>
        <w:drawing>
          <wp:inline distT="0" distB="0" distL="0" distR="0" wp14:anchorId="6F2131EF" wp14:editId="566DDBAD">
            <wp:extent cx="5943600" cy="2716530"/>
            <wp:effectExtent l="0" t="0" r="0" b="1270"/>
            <wp:docPr id="1108886439"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86439" name="Picture 40" descr="A screenshot of a computer&#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2716530"/>
                    </a:xfrm>
                    <a:prstGeom prst="rect">
                      <a:avLst/>
                    </a:prstGeom>
                    <a:noFill/>
                    <a:ln>
                      <a:noFill/>
                    </a:ln>
                  </pic:spPr>
                </pic:pic>
              </a:graphicData>
            </a:graphic>
          </wp:inline>
        </w:drawing>
      </w:r>
      <w:r w:rsidRPr="009B0C20">
        <w:rPr>
          <w:rFonts w:ascii="Times New Roman" w:eastAsia="Times New Roman" w:hAnsi="Times New Roman" w:cs="Times New Roman"/>
          <w:kern w:val="0"/>
          <w14:ligatures w14:val="none"/>
        </w:rPr>
        <w:fldChar w:fldCharType="end"/>
      </w:r>
    </w:p>
    <w:p w14:paraId="637D6AC4" w14:textId="77777777" w:rsidR="009B0C20" w:rsidRPr="009B0C20" w:rsidRDefault="009B0C20" w:rsidP="009B0C20">
      <w:pPr>
        <w:shd w:val="clear" w:color="auto" w:fill="FFFFFF"/>
        <w:spacing w:before="514" w:line="480" w:lineRule="atLeast"/>
        <w:rPr>
          <w:rFonts w:ascii="Georgia" w:eastAsia="Times New Roman" w:hAnsi="Georgia" w:cs="Times New Roman"/>
          <w:color w:val="242424"/>
          <w:spacing w:val="-1"/>
          <w:kern w:val="0"/>
          <w:sz w:val="30"/>
          <w:szCs w:val="30"/>
          <w14:ligatures w14:val="none"/>
        </w:rPr>
      </w:pPr>
      <w:r w:rsidRPr="009B0C20">
        <w:rPr>
          <w:rFonts w:ascii="Georgia" w:eastAsia="Times New Roman" w:hAnsi="Georgia" w:cs="Times New Roman"/>
          <w:color w:val="242424"/>
          <w:spacing w:val="-1"/>
          <w:kern w:val="0"/>
          <w:sz w:val="30"/>
          <w:szCs w:val="30"/>
          <w14:ligatures w14:val="none"/>
        </w:rPr>
        <w:t>Congratulations now you have a new data set of images to label manually and then retrain your model! By harnessing the potential of Active Learning with Windows or Google Colab and Roboflow API, you’ve created a streamlined process for capturing images and utilizing the Roboflow label them seamlessly. So, go ahead, dive into the labeling process, and let the possibilities of Active Learning and Roboflow API propel your machine learning journey forward.</w:t>
      </w:r>
    </w:p>
    <w:p w14:paraId="38C2AC54" w14:textId="77777777" w:rsidR="009B0C20" w:rsidRDefault="009B0C20" w:rsidP="009B0C20">
      <w:pPr>
        <w:shd w:val="clear" w:color="auto" w:fill="FFFFFF"/>
        <w:spacing w:before="514" w:line="480" w:lineRule="atLeast"/>
        <w:rPr>
          <w:rFonts w:ascii="Georgia" w:eastAsia="Times New Roman" w:hAnsi="Georgia" w:cs="Times New Roman"/>
          <w:color w:val="242424"/>
          <w:spacing w:val="-1"/>
          <w:kern w:val="0"/>
          <w:sz w:val="30"/>
          <w:szCs w:val="30"/>
          <w14:ligatures w14:val="none"/>
        </w:rPr>
      </w:pPr>
    </w:p>
    <w:p w14:paraId="56F2BA8F" w14:textId="77777777" w:rsidR="009B0C20" w:rsidRDefault="009B0C20" w:rsidP="009B0C20">
      <w:pPr>
        <w:shd w:val="clear" w:color="auto" w:fill="FFFFFF"/>
        <w:spacing w:before="514" w:line="480" w:lineRule="atLeast"/>
        <w:rPr>
          <w:rFonts w:ascii="Georgia" w:eastAsia="Times New Roman" w:hAnsi="Georgia" w:cs="Times New Roman"/>
          <w:color w:val="242424"/>
          <w:spacing w:val="-1"/>
          <w:kern w:val="0"/>
          <w:sz w:val="30"/>
          <w:szCs w:val="30"/>
          <w14:ligatures w14:val="none"/>
        </w:rPr>
      </w:pPr>
    </w:p>
    <w:p w14:paraId="4BEF21F8" w14:textId="77777777" w:rsidR="009B0C20" w:rsidRPr="009B0C20" w:rsidRDefault="009B0C20" w:rsidP="009B0C20">
      <w:pPr>
        <w:shd w:val="clear" w:color="auto" w:fill="FFFFFF"/>
        <w:spacing w:before="514" w:line="480" w:lineRule="atLeast"/>
        <w:rPr>
          <w:rFonts w:ascii="Georgia" w:eastAsia="Times New Roman" w:hAnsi="Georgia" w:cs="Times New Roman"/>
          <w:color w:val="242424"/>
          <w:spacing w:val="-1"/>
          <w:kern w:val="0"/>
          <w:sz w:val="30"/>
          <w:szCs w:val="30"/>
          <w14:ligatures w14:val="none"/>
        </w:rPr>
      </w:pPr>
    </w:p>
    <w:p w14:paraId="45292785" w14:textId="77777777" w:rsidR="009B0C20" w:rsidRDefault="009B0C20"/>
    <w:sectPr w:rsidR="009B0C20" w:rsidSect="00EC72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Neue">
    <w:altName w:val="Sylfaen"/>
    <w:charset w:val="00"/>
    <w:family w:val="auto"/>
    <w:pitch w:val="variable"/>
    <w:sig w:usb0="E50002FF" w:usb1="500079DB" w:usb2="00000010" w:usb3="00000000" w:csb0="00000001" w:csb1="00000000"/>
  </w:font>
  <w:font w:name="Georgia">
    <w:panose1 w:val="02040502050405020303"/>
    <w:charset w:val="00"/>
    <w:family w:val="roman"/>
    <w:pitch w:val="variable"/>
    <w:sig w:usb0="00000287" w:usb1="00000000" w:usb2="00000000" w:usb3="00000000" w:csb0="0000009F" w:csb1="00000000"/>
  </w:font>
  <w:font w:name="Menlo">
    <w:altName w:val="DokChampa"/>
    <w:charset w:val="00"/>
    <w:family w:val="modern"/>
    <w:pitch w:val="fixed"/>
    <w:sig w:usb0="E60022FF" w:usb1="D200F9FB" w:usb2="02000028" w:usb3="00000000" w:csb0="000001DF" w:csb1="00000000"/>
  </w:font>
  <w:font w:name="Segoe UI">
    <w:panose1 w:val="020B0502040204020203"/>
    <w:charset w:val="00"/>
    <w:family w:val="swiss"/>
    <w:pitch w:val="variable"/>
    <w:sig w:usb0="E4002EFF" w:usb1="C000E47F" w:usb2="00000009" w:usb3="00000000" w:csb0="000001FF" w:csb1="00000000"/>
  </w:font>
  <w:font w:name="Apple Color Emoji">
    <w:altName w:val="Calibri"/>
    <w:charset w:val="00"/>
    <w:family w:val="auto"/>
    <w:pitch w:val="variable"/>
    <w:sig w:usb0="00000003" w:usb1="18000000" w:usb2="14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91E7B"/>
    <w:multiLevelType w:val="multilevel"/>
    <w:tmpl w:val="22E032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F8629A"/>
    <w:multiLevelType w:val="multilevel"/>
    <w:tmpl w:val="F0E62B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243668"/>
    <w:multiLevelType w:val="multilevel"/>
    <w:tmpl w:val="CF989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0CC5004"/>
    <w:multiLevelType w:val="multilevel"/>
    <w:tmpl w:val="EAD0D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1A17B1"/>
    <w:multiLevelType w:val="multilevel"/>
    <w:tmpl w:val="4156CA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2C21B6F"/>
    <w:multiLevelType w:val="multilevel"/>
    <w:tmpl w:val="67C6A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31636D2"/>
    <w:multiLevelType w:val="multilevel"/>
    <w:tmpl w:val="AD8EC8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8091C99"/>
    <w:multiLevelType w:val="multilevel"/>
    <w:tmpl w:val="B73ABB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96243FC"/>
    <w:multiLevelType w:val="multilevel"/>
    <w:tmpl w:val="D1901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7113F80"/>
    <w:multiLevelType w:val="multilevel"/>
    <w:tmpl w:val="920ECF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8677DD0"/>
    <w:multiLevelType w:val="multilevel"/>
    <w:tmpl w:val="CE2E6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7E31229"/>
    <w:multiLevelType w:val="multilevel"/>
    <w:tmpl w:val="E07455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9ED392A"/>
    <w:multiLevelType w:val="multilevel"/>
    <w:tmpl w:val="A58A42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DB71E01"/>
    <w:multiLevelType w:val="multilevel"/>
    <w:tmpl w:val="7A36C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55889848">
    <w:abstractNumId w:val="2"/>
  </w:num>
  <w:num w:numId="2" w16cid:durableId="280888569">
    <w:abstractNumId w:val="3"/>
  </w:num>
  <w:num w:numId="3" w16cid:durableId="758452114">
    <w:abstractNumId w:val="10"/>
  </w:num>
  <w:num w:numId="4" w16cid:durableId="214583803">
    <w:abstractNumId w:val="13"/>
  </w:num>
  <w:num w:numId="5" w16cid:durableId="1832477222">
    <w:abstractNumId w:val="5"/>
  </w:num>
  <w:num w:numId="6" w16cid:durableId="1837843239">
    <w:abstractNumId w:val="8"/>
  </w:num>
  <w:num w:numId="7" w16cid:durableId="829641286">
    <w:abstractNumId w:val="11"/>
  </w:num>
  <w:num w:numId="8" w16cid:durableId="1334794971">
    <w:abstractNumId w:val="1"/>
  </w:num>
  <w:num w:numId="9" w16cid:durableId="2132286520">
    <w:abstractNumId w:val="4"/>
  </w:num>
  <w:num w:numId="10" w16cid:durableId="895091493">
    <w:abstractNumId w:val="7"/>
  </w:num>
  <w:num w:numId="11" w16cid:durableId="995186299">
    <w:abstractNumId w:val="6"/>
  </w:num>
  <w:num w:numId="12" w16cid:durableId="1183056414">
    <w:abstractNumId w:val="9"/>
  </w:num>
  <w:num w:numId="13" w16cid:durableId="13506364">
    <w:abstractNumId w:val="12"/>
  </w:num>
  <w:num w:numId="14" w16cid:durableId="164673877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hristoph Guenther">
    <w15:presenceInfo w15:providerId="Windows Live" w15:userId="50472a8309bb38f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0C20"/>
    <w:rsid w:val="001A2BBE"/>
    <w:rsid w:val="001B399E"/>
    <w:rsid w:val="001D3E68"/>
    <w:rsid w:val="002E1174"/>
    <w:rsid w:val="002E6D6A"/>
    <w:rsid w:val="00307A58"/>
    <w:rsid w:val="0039461C"/>
    <w:rsid w:val="003E7B4E"/>
    <w:rsid w:val="004076E7"/>
    <w:rsid w:val="0040799F"/>
    <w:rsid w:val="004E77CD"/>
    <w:rsid w:val="00552FCC"/>
    <w:rsid w:val="005D5AC8"/>
    <w:rsid w:val="006201AB"/>
    <w:rsid w:val="006F0E92"/>
    <w:rsid w:val="007E0BF4"/>
    <w:rsid w:val="008661BE"/>
    <w:rsid w:val="008D15B8"/>
    <w:rsid w:val="0094386B"/>
    <w:rsid w:val="009B0C20"/>
    <w:rsid w:val="00AE300F"/>
    <w:rsid w:val="00B56AB9"/>
    <w:rsid w:val="00B87E0A"/>
    <w:rsid w:val="00BC056B"/>
    <w:rsid w:val="00BF037D"/>
    <w:rsid w:val="00C7155E"/>
    <w:rsid w:val="00CE49B3"/>
    <w:rsid w:val="00D144BC"/>
    <w:rsid w:val="00DE4C26"/>
    <w:rsid w:val="00E24EE9"/>
    <w:rsid w:val="00E7415F"/>
    <w:rsid w:val="00E8517A"/>
    <w:rsid w:val="00EC720A"/>
    <w:rsid w:val="00F72A1F"/>
    <w:rsid w:val="00F965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7A0960"/>
  <w14:defaultImageDpi w14:val="32767"/>
  <w15:chartTrackingRefBased/>
  <w15:docId w15:val="{A61F1494-60AE-534B-88DF-D9AE052AF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0C2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9B0C2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9B0C2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B0C2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B0C2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B0C2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B0C2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B0C2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B0C2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0C2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9B0C2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B0C2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B0C2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B0C2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B0C2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B0C2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B0C2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B0C20"/>
    <w:rPr>
      <w:rFonts w:eastAsiaTheme="majorEastAsia" w:cstheme="majorBidi"/>
      <w:color w:val="272727" w:themeColor="text1" w:themeTint="D8"/>
    </w:rPr>
  </w:style>
  <w:style w:type="paragraph" w:styleId="Title">
    <w:name w:val="Title"/>
    <w:basedOn w:val="Normal"/>
    <w:next w:val="Normal"/>
    <w:link w:val="TitleChar"/>
    <w:uiPriority w:val="10"/>
    <w:qFormat/>
    <w:rsid w:val="009B0C2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0C2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B0C20"/>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B0C2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B0C2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B0C20"/>
    <w:rPr>
      <w:i/>
      <w:iCs/>
      <w:color w:val="404040" w:themeColor="text1" w:themeTint="BF"/>
    </w:rPr>
  </w:style>
  <w:style w:type="paragraph" w:styleId="ListParagraph">
    <w:name w:val="List Paragraph"/>
    <w:basedOn w:val="Normal"/>
    <w:uiPriority w:val="34"/>
    <w:qFormat/>
    <w:rsid w:val="009B0C20"/>
    <w:pPr>
      <w:ind w:left="720"/>
      <w:contextualSpacing/>
    </w:pPr>
  </w:style>
  <w:style w:type="character" w:styleId="IntenseEmphasis">
    <w:name w:val="Intense Emphasis"/>
    <w:basedOn w:val="DefaultParagraphFont"/>
    <w:uiPriority w:val="21"/>
    <w:qFormat/>
    <w:rsid w:val="009B0C20"/>
    <w:rPr>
      <w:i/>
      <w:iCs/>
      <w:color w:val="2F5496" w:themeColor="accent1" w:themeShade="BF"/>
    </w:rPr>
  </w:style>
  <w:style w:type="paragraph" w:styleId="IntenseQuote">
    <w:name w:val="Intense Quote"/>
    <w:basedOn w:val="Normal"/>
    <w:next w:val="Normal"/>
    <w:link w:val="IntenseQuoteChar"/>
    <w:uiPriority w:val="30"/>
    <w:qFormat/>
    <w:rsid w:val="009B0C2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B0C20"/>
    <w:rPr>
      <w:i/>
      <w:iCs/>
      <w:color w:val="2F5496" w:themeColor="accent1" w:themeShade="BF"/>
    </w:rPr>
  </w:style>
  <w:style w:type="character" w:styleId="IntenseReference">
    <w:name w:val="Intense Reference"/>
    <w:basedOn w:val="DefaultParagraphFont"/>
    <w:uiPriority w:val="32"/>
    <w:qFormat/>
    <w:rsid w:val="009B0C20"/>
    <w:rPr>
      <w:b/>
      <w:bCs/>
      <w:smallCaps/>
      <w:color w:val="2F5496" w:themeColor="accent1" w:themeShade="BF"/>
      <w:spacing w:val="5"/>
    </w:rPr>
  </w:style>
  <w:style w:type="paragraph" w:customStyle="1" w:styleId="pw-post-body-paragraph">
    <w:name w:val="pw-post-body-paragraph"/>
    <w:basedOn w:val="Normal"/>
    <w:rsid w:val="009B0C20"/>
    <w:pPr>
      <w:spacing w:before="100" w:beforeAutospacing="1" w:after="100" w:afterAutospacing="1"/>
    </w:pPr>
    <w:rPr>
      <w:rFonts w:ascii="Times New Roman" w:eastAsia="Times New Roman" w:hAnsi="Times New Roman" w:cs="Times New Roman"/>
      <w:kern w:val="0"/>
      <w14:ligatures w14:val="none"/>
    </w:rPr>
  </w:style>
  <w:style w:type="character" w:styleId="Hyperlink">
    <w:name w:val="Hyperlink"/>
    <w:basedOn w:val="DefaultParagraphFont"/>
    <w:uiPriority w:val="99"/>
    <w:semiHidden/>
    <w:unhideWhenUsed/>
    <w:rsid w:val="009B0C20"/>
    <w:rPr>
      <w:color w:val="0000FF"/>
      <w:u w:val="single"/>
    </w:rPr>
  </w:style>
  <w:style w:type="paragraph" w:customStyle="1" w:styleId="mu">
    <w:name w:val="mu"/>
    <w:basedOn w:val="Normal"/>
    <w:rsid w:val="009B0C20"/>
    <w:pPr>
      <w:spacing w:before="100" w:beforeAutospacing="1" w:after="100" w:afterAutospacing="1"/>
    </w:pPr>
    <w:rPr>
      <w:rFonts w:ascii="Times New Roman" w:eastAsia="Times New Roman" w:hAnsi="Times New Roman" w:cs="Times New Roman"/>
      <w:kern w:val="0"/>
      <w14:ligatures w14:val="none"/>
    </w:rPr>
  </w:style>
  <w:style w:type="paragraph" w:styleId="HTMLPreformatted">
    <w:name w:val="HTML Preformatted"/>
    <w:basedOn w:val="Normal"/>
    <w:link w:val="HTMLPreformattedChar"/>
    <w:uiPriority w:val="99"/>
    <w:semiHidden/>
    <w:unhideWhenUsed/>
    <w:rsid w:val="009B0C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9B0C20"/>
    <w:rPr>
      <w:rFonts w:ascii="Courier New" w:eastAsia="Times New Roman" w:hAnsi="Courier New" w:cs="Courier New"/>
      <w:kern w:val="0"/>
      <w:sz w:val="20"/>
      <w:szCs w:val="20"/>
      <w14:ligatures w14:val="none"/>
    </w:rPr>
  </w:style>
  <w:style w:type="character" w:customStyle="1" w:styleId="pn">
    <w:name w:val="pn"/>
    <w:basedOn w:val="DefaultParagraphFont"/>
    <w:rsid w:val="009B0C20"/>
  </w:style>
  <w:style w:type="character" w:customStyle="1" w:styleId="hljs-builtin">
    <w:name w:val="hljs-built_in"/>
    <w:basedOn w:val="DefaultParagraphFont"/>
    <w:rsid w:val="009B0C20"/>
  </w:style>
  <w:style w:type="character" w:customStyle="1" w:styleId="hljs-keyword">
    <w:name w:val="hljs-keyword"/>
    <w:basedOn w:val="DefaultParagraphFont"/>
    <w:rsid w:val="009B0C20"/>
  </w:style>
  <w:style w:type="character" w:customStyle="1" w:styleId="hljs-string">
    <w:name w:val="hljs-string"/>
    <w:basedOn w:val="DefaultParagraphFont"/>
    <w:rsid w:val="009B0C20"/>
  </w:style>
  <w:style w:type="character" w:customStyle="1" w:styleId="hljs-comment">
    <w:name w:val="hljs-comment"/>
    <w:basedOn w:val="DefaultParagraphFont"/>
    <w:rsid w:val="009B0C20"/>
  </w:style>
  <w:style w:type="character" w:customStyle="1" w:styleId="hljs-number">
    <w:name w:val="hljs-number"/>
    <w:basedOn w:val="DefaultParagraphFont"/>
    <w:rsid w:val="009B0C20"/>
  </w:style>
  <w:style w:type="character" w:customStyle="1" w:styleId="hljs-titlefunction">
    <w:name w:val="hljs-title.function"/>
    <w:basedOn w:val="DefaultParagraphFont"/>
    <w:rsid w:val="009B0C20"/>
  </w:style>
  <w:style w:type="character" w:customStyle="1" w:styleId="hljs-params">
    <w:name w:val="hljs-params"/>
    <w:basedOn w:val="DefaultParagraphFont"/>
    <w:rsid w:val="009B0C20"/>
  </w:style>
  <w:style w:type="character" w:customStyle="1" w:styleId="hljs-subst">
    <w:name w:val="hljs-subst"/>
    <w:basedOn w:val="DefaultParagraphFont"/>
    <w:rsid w:val="009B0C20"/>
  </w:style>
  <w:style w:type="character" w:styleId="Emphasis">
    <w:name w:val="Emphasis"/>
    <w:basedOn w:val="DefaultParagraphFont"/>
    <w:uiPriority w:val="20"/>
    <w:qFormat/>
    <w:rsid w:val="009B0C20"/>
    <w:rPr>
      <w:i/>
      <w:iCs/>
    </w:rPr>
  </w:style>
  <w:style w:type="character" w:styleId="HTMLCode">
    <w:name w:val="HTML Code"/>
    <w:basedOn w:val="DefaultParagraphFont"/>
    <w:uiPriority w:val="99"/>
    <w:semiHidden/>
    <w:unhideWhenUsed/>
    <w:rsid w:val="009B0C20"/>
    <w:rPr>
      <w:rFonts w:ascii="Courier New" w:eastAsia="Times New Roman" w:hAnsi="Courier New" w:cs="Courier New"/>
      <w:sz w:val="20"/>
      <w:szCs w:val="20"/>
    </w:rPr>
  </w:style>
  <w:style w:type="character" w:styleId="Strong">
    <w:name w:val="Strong"/>
    <w:basedOn w:val="DefaultParagraphFont"/>
    <w:uiPriority w:val="22"/>
    <w:qFormat/>
    <w:rsid w:val="009B0C20"/>
    <w:rPr>
      <w:b/>
      <w:bCs/>
    </w:rPr>
  </w:style>
  <w:style w:type="character" w:customStyle="1" w:styleId="od">
    <w:name w:val="od"/>
    <w:basedOn w:val="DefaultParagraphFont"/>
    <w:rsid w:val="009B0C20"/>
  </w:style>
  <w:style w:type="character" w:customStyle="1" w:styleId="hljs-property">
    <w:name w:val="hljs-property"/>
    <w:basedOn w:val="DefaultParagraphFont"/>
    <w:rsid w:val="009B0C20"/>
  </w:style>
  <w:style w:type="character" w:customStyle="1" w:styleId="hljs-literal">
    <w:name w:val="hljs-literal"/>
    <w:basedOn w:val="DefaultParagraphFont"/>
    <w:rsid w:val="009B0C20"/>
  </w:style>
  <w:style w:type="character" w:customStyle="1" w:styleId="hljs-attr">
    <w:name w:val="hljs-attr"/>
    <w:basedOn w:val="DefaultParagraphFont"/>
    <w:rsid w:val="009B0C20"/>
  </w:style>
  <w:style w:type="paragraph" w:customStyle="1" w:styleId="msonormal0">
    <w:name w:val="msonormal"/>
    <w:basedOn w:val="Normal"/>
    <w:rsid w:val="009B0C20"/>
    <w:pPr>
      <w:spacing w:before="100" w:beforeAutospacing="1" w:after="100" w:afterAutospacing="1"/>
    </w:pPr>
    <w:rPr>
      <w:rFonts w:ascii="Times New Roman" w:eastAsia="Times New Roman" w:hAnsi="Times New Roman" w:cs="Times New Roman"/>
      <w:kern w:val="0"/>
      <w14:ligatures w14:val="none"/>
    </w:rPr>
  </w:style>
  <w:style w:type="character" w:styleId="FollowedHyperlink">
    <w:name w:val="FollowedHyperlink"/>
    <w:basedOn w:val="DefaultParagraphFont"/>
    <w:uiPriority w:val="99"/>
    <w:semiHidden/>
    <w:unhideWhenUsed/>
    <w:rsid w:val="009B0C20"/>
    <w:rPr>
      <w:color w:val="800080"/>
      <w:u w:val="single"/>
    </w:rPr>
  </w:style>
  <w:style w:type="character" w:customStyle="1" w:styleId="oq">
    <w:name w:val="oq"/>
    <w:basedOn w:val="DefaultParagraphFont"/>
    <w:rsid w:val="009B0C20"/>
  </w:style>
  <w:style w:type="character" w:customStyle="1" w:styleId="hljs-section">
    <w:name w:val="hljs-section"/>
    <w:basedOn w:val="DefaultParagraphFont"/>
    <w:rsid w:val="009B0C20"/>
  </w:style>
  <w:style w:type="paragraph" w:customStyle="1" w:styleId="lw">
    <w:name w:val="lw"/>
    <w:basedOn w:val="Normal"/>
    <w:rsid w:val="009B0C20"/>
    <w:pPr>
      <w:spacing w:before="100" w:beforeAutospacing="1" w:after="100" w:afterAutospacing="1"/>
    </w:pPr>
    <w:rPr>
      <w:rFonts w:ascii="Times New Roman" w:eastAsia="Times New Roman" w:hAnsi="Times New Roman" w:cs="Times New Roman"/>
      <w:kern w:val="0"/>
      <w14:ligatures w14:val="none"/>
    </w:rPr>
  </w:style>
  <w:style w:type="character" w:customStyle="1" w:styleId="hljs-variable">
    <w:name w:val="hljs-variable"/>
    <w:basedOn w:val="DefaultParagraphFont"/>
    <w:rsid w:val="009B0C20"/>
  </w:style>
  <w:style w:type="character" w:customStyle="1" w:styleId="hljs-titleclass">
    <w:name w:val="hljs-title.class"/>
    <w:basedOn w:val="DefaultParagraphFont"/>
    <w:rsid w:val="009B0C20"/>
  </w:style>
  <w:style w:type="character" w:customStyle="1" w:styleId="hljs-titleclassinherited">
    <w:name w:val="hljs-title.class.inherited"/>
    <w:basedOn w:val="DefaultParagraphFont"/>
    <w:rsid w:val="009B0C20"/>
  </w:style>
  <w:style w:type="character" w:customStyle="1" w:styleId="hljs-punctuation">
    <w:name w:val="hljs-punctuation"/>
    <w:basedOn w:val="DefaultParagraphFont"/>
    <w:rsid w:val="009B0C20"/>
  </w:style>
  <w:style w:type="character" w:customStyle="1" w:styleId="oc">
    <w:name w:val="oc"/>
    <w:basedOn w:val="DefaultParagraphFont"/>
    <w:rsid w:val="009B0C20"/>
  </w:style>
  <w:style w:type="paragraph" w:styleId="NormalWeb">
    <w:name w:val="Normal (Web)"/>
    <w:basedOn w:val="Normal"/>
    <w:uiPriority w:val="99"/>
    <w:semiHidden/>
    <w:unhideWhenUsed/>
    <w:rsid w:val="0039461C"/>
    <w:pPr>
      <w:spacing w:before="100" w:beforeAutospacing="1" w:after="100" w:afterAutospacing="1"/>
    </w:pPr>
    <w:rPr>
      <w:rFonts w:ascii="Times New Roman" w:eastAsia="Times New Roman" w:hAnsi="Times New Roman" w:cs="Times New Roman"/>
      <w:kern w:val="0"/>
      <w14:ligatures w14:val="none"/>
    </w:rPr>
  </w:style>
  <w:style w:type="paragraph" w:styleId="Revision">
    <w:name w:val="Revision"/>
    <w:hidden/>
    <w:uiPriority w:val="99"/>
    <w:semiHidden/>
    <w:rsid w:val="003E7B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844073">
      <w:bodyDiv w:val="1"/>
      <w:marLeft w:val="0"/>
      <w:marRight w:val="0"/>
      <w:marTop w:val="0"/>
      <w:marBottom w:val="0"/>
      <w:divBdr>
        <w:top w:val="none" w:sz="0" w:space="0" w:color="auto"/>
        <w:left w:val="none" w:sz="0" w:space="0" w:color="auto"/>
        <w:bottom w:val="none" w:sz="0" w:space="0" w:color="auto"/>
        <w:right w:val="none" w:sz="0" w:space="0" w:color="auto"/>
      </w:divBdr>
      <w:divsChild>
        <w:div w:id="554315379">
          <w:marLeft w:val="0"/>
          <w:marRight w:val="0"/>
          <w:marTop w:val="0"/>
          <w:marBottom w:val="0"/>
          <w:divBdr>
            <w:top w:val="none" w:sz="0" w:space="0" w:color="auto"/>
            <w:left w:val="none" w:sz="0" w:space="0" w:color="auto"/>
            <w:bottom w:val="none" w:sz="0" w:space="0" w:color="auto"/>
            <w:right w:val="none" w:sz="0" w:space="0" w:color="auto"/>
          </w:divBdr>
          <w:divsChild>
            <w:div w:id="266818220">
              <w:marLeft w:val="0"/>
              <w:marRight w:val="0"/>
              <w:marTop w:val="0"/>
              <w:marBottom w:val="0"/>
              <w:divBdr>
                <w:top w:val="none" w:sz="0" w:space="0" w:color="auto"/>
                <w:left w:val="none" w:sz="0" w:space="0" w:color="auto"/>
                <w:bottom w:val="none" w:sz="0" w:space="0" w:color="auto"/>
                <w:right w:val="none" w:sz="0" w:space="0" w:color="auto"/>
              </w:divBdr>
            </w:div>
          </w:divsChild>
        </w:div>
        <w:div w:id="1190416565">
          <w:marLeft w:val="0"/>
          <w:marRight w:val="0"/>
          <w:marTop w:val="0"/>
          <w:marBottom w:val="0"/>
          <w:divBdr>
            <w:top w:val="none" w:sz="0" w:space="0" w:color="auto"/>
            <w:left w:val="none" w:sz="0" w:space="0" w:color="auto"/>
            <w:bottom w:val="none" w:sz="0" w:space="0" w:color="auto"/>
            <w:right w:val="none" w:sz="0" w:space="0" w:color="auto"/>
          </w:divBdr>
          <w:divsChild>
            <w:div w:id="1976984658">
              <w:marLeft w:val="0"/>
              <w:marRight w:val="0"/>
              <w:marTop w:val="0"/>
              <w:marBottom w:val="0"/>
              <w:divBdr>
                <w:top w:val="none" w:sz="0" w:space="0" w:color="auto"/>
                <w:left w:val="none" w:sz="0" w:space="0" w:color="auto"/>
                <w:bottom w:val="none" w:sz="0" w:space="0" w:color="auto"/>
                <w:right w:val="none" w:sz="0" w:space="0" w:color="auto"/>
              </w:divBdr>
            </w:div>
          </w:divsChild>
        </w:div>
        <w:div w:id="387192161">
          <w:marLeft w:val="0"/>
          <w:marRight w:val="0"/>
          <w:marTop w:val="0"/>
          <w:marBottom w:val="0"/>
          <w:divBdr>
            <w:top w:val="none" w:sz="0" w:space="0" w:color="auto"/>
            <w:left w:val="none" w:sz="0" w:space="0" w:color="auto"/>
            <w:bottom w:val="none" w:sz="0" w:space="0" w:color="auto"/>
            <w:right w:val="none" w:sz="0" w:space="0" w:color="auto"/>
          </w:divBdr>
          <w:divsChild>
            <w:div w:id="1169102720">
              <w:marLeft w:val="0"/>
              <w:marRight w:val="0"/>
              <w:marTop w:val="0"/>
              <w:marBottom w:val="0"/>
              <w:divBdr>
                <w:top w:val="none" w:sz="0" w:space="0" w:color="auto"/>
                <w:left w:val="none" w:sz="0" w:space="0" w:color="auto"/>
                <w:bottom w:val="none" w:sz="0" w:space="0" w:color="auto"/>
                <w:right w:val="none" w:sz="0" w:space="0" w:color="auto"/>
              </w:divBdr>
            </w:div>
          </w:divsChild>
        </w:div>
        <w:div w:id="87581451">
          <w:marLeft w:val="0"/>
          <w:marRight w:val="0"/>
          <w:marTop w:val="0"/>
          <w:marBottom w:val="0"/>
          <w:divBdr>
            <w:top w:val="none" w:sz="0" w:space="0" w:color="auto"/>
            <w:left w:val="none" w:sz="0" w:space="0" w:color="auto"/>
            <w:bottom w:val="none" w:sz="0" w:space="0" w:color="auto"/>
            <w:right w:val="none" w:sz="0" w:space="0" w:color="auto"/>
          </w:divBdr>
          <w:divsChild>
            <w:div w:id="762336108">
              <w:marLeft w:val="0"/>
              <w:marRight w:val="0"/>
              <w:marTop w:val="0"/>
              <w:marBottom w:val="0"/>
              <w:divBdr>
                <w:top w:val="none" w:sz="0" w:space="0" w:color="auto"/>
                <w:left w:val="none" w:sz="0" w:space="0" w:color="auto"/>
                <w:bottom w:val="none" w:sz="0" w:space="0" w:color="auto"/>
                <w:right w:val="none" w:sz="0" w:space="0" w:color="auto"/>
              </w:divBdr>
            </w:div>
          </w:divsChild>
        </w:div>
        <w:div w:id="772358652">
          <w:marLeft w:val="0"/>
          <w:marRight w:val="0"/>
          <w:marTop w:val="0"/>
          <w:marBottom w:val="0"/>
          <w:divBdr>
            <w:top w:val="none" w:sz="0" w:space="0" w:color="auto"/>
            <w:left w:val="none" w:sz="0" w:space="0" w:color="auto"/>
            <w:bottom w:val="none" w:sz="0" w:space="0" w:color="auto"/>
            <w:right w:val="none" w:sz="0" w:space="0" w:color="auto"/>
          </w:divBdr>
          <w:divsChild>
            <w:div w:id="1435662889">
              <w:marLeft w:val="0"/>
              <w:marRight w:val="0"/>
              <w:marTop w:val="0"/>
              <w:marBottom w:val="0"/>
              <w:divBdr>
                <w:top w:val="none" w:sz="0" w:space="0" w:color="auto"/>
                <w:left w:val="none" w:sz="0" w:space="0" w:color="auto"/>
                <w:bottom w:val="none" w:sz="0" w:space="0" w:color="auto"/>
                <w:right w:val="none" w:sz="0" w:space="0" w:color="auto"/>
              </w:divBdr>
            </w:div>
          </w:divsChild>
        </w:div>
        <w:div w:id="33048671">
          <w:marLeft w:val="0"/>
          <w:marRight w:val="0"/>
          <w:marTop w:val="0"/>
          <w:marBottom w:val="0"/>
          <w:divBdr>
            <w:top w:val="none" w:sz="0" w:space="0" w:color="auto"/>
            <w:left w:val="none" w:sz="0" w:space="0" w:color="auto"/>
            <w:bottom w:val="none" w:sz="0" w:space="0" w:color="auto"/>
            <w:right w:val="none" w:sz="0" w:space="0" w:color="auto"/>
          </w:divBdr>
        </w:div>
      </w:divsChild>
    </w:div>
    <w:div w:id="233055765">
      <w:bodyDiv w:val="1"/>
      <w:marLeft w:val="0"/>
      <w:marRight w:val="0"/>
      <w:marTop w:val="0"/>
      <w:marBottom w:val="0"/>
      <w:divBdr>
        <w:top w:val="none" w:sz="0" w:space="0" w:color="auto"/>
        <w:left w:val="none" w:sz="0" w:space="0" w:color="auto"/>
        <w:bottom w:val="none" w:sz="0" w:space="0" w:color="auto"/>
        <w:right w:val="none" w:sz="0" w:space="0" w:color="auto"/>
      </w:divBdr>
      <w:divsChild>
        <w:div w:id="826288645">
          <w:marLeft w:val="0"/>
          <w:marRight w:val="0"/>
          <w:marTop w:val="0"/>
          <w:marBottom w:val="1020"/>
          <w:divBdr>
            <w:top w:val="none" w:sz="0" w:space="0" w:color="auto"/>
            <w:left w:val="none" w:sz="0" w:space="0" w:color="auto"/>
            <w:bottom w:val="none" w:sz="0" w:space="0" w:color="auto"/>
            <w:right w:val="none" w:sz="0" w:space="0" w:color="auto"/>
          </w:divBdr>
          <w:divsChild>
            <w:div w:id="1133131658">
              <w:marLeft w:val="0"/>
              <w:marRight w:val="0"/>
              <w:marTop w:val="0"/>
              <w:marBottom w:val="0"/>
              <w:divBdr>
                <w:top w:val="none" w:sz="0" w:space="0" w:color="auto"/>
                <w:left w:val="none" w:sz="0" w:space="0" w:color="auto"/>
                <w:bottom w:val="none" w:sz="0" w:space="0" w:color="auto"/>
                <w:right w:val="none" w:sz="0" w:space="0" w:color="auto"/>
              </w:divBdr>
              <w:divsChild>
                <w:div w:id="488985160">
                  <w:marLeft w:val="0"/>
                  <w:marRight w:val="0"/>
                  <w:marTop w:val="0"/>
                  <w:marBottom w:val="0"/>
                  <w:divBdr>
                    <w:top w:val="none" w:sz="0" w:space="0" w:color="auto"/>
                    <w:left w:val="none" w:sz="0" w:space="0" w:color="auto"/>
                    <w:bottom w:val="none" w:sz="0" w:space="0" w:color="auto"/>
                    <w:right w:val="none" w:sz="0" w:space="0" w:color="auto"/>
                  </w:divBdr>
                  <w:divsChild>
                    <w:div w:id="393502544">
                      <w:marLeft w:val="0"/>
                      <w:marRight w:val="0"/>
                      <w:marTop w:val="0"/>
                      <w:marBottom w:val="0"/>
                      <w:divBdr>
                        <w:top w:val="none" w:sz="0" w:space="0" w:color="auto"/>
                        <w:left w:val="none" w:sz="0" w:space="0" w:color="auto"/>
                        <w:bottom w:val="none" w:sz="0" w:space="0" w:color="auto"/>
                        <w:right w:val="none" w:sz="0" w:space="0" w:color="auto"/>
                      </w:divBdr>
                      <w:divsChild>
                        <w:div w:id="1478649320">
                          <w:marLeft w:val="0"/>
                          <w:marRight w:val="0"/>
                          <w:marTop w:val="0"/>
                          <w:marBottom w:val="0"/>
                          <w:divBdr>
                            <w:top w:val="none" w:sz="0" w:space="0" w:color="auto"/>
                            <w:left w:val="none" w:sz="0" w:space="0" w:color="auto"/>
                            <w:bottom w:val="none" w:sz="0" w:space="0" w:color="auto"/>
                            <w:right w:val="none" w:sz="0" w:space="0" w:color="auto"/>
                          </w:divBdr>
                          <w:divsChild>
                            <w:div w:id="2120484129">
                              <w:marLeft w:val="0"/>
                              <w:marRight w:val="0"/>
                              <w:marTop w:val="0"/>
                              <w:marBottom w:val="0"/>
                              <w:divBdr>
                                <w:top w:val="none" w:sz="0" w:space="0" w:color="auto"/>
                                <w:left w:val="none" w:sz="0" w:space="0" w:color="auto"/>
                                <w:bottom w:val="none" w:sz="0" w:space="0" w:color="auto"/>
                                <w:right w:val="none" w:sz="0" w:space="0" w:color="auto"/>
                              </w:divBdr>
                              <w:divsChild>
                                <w:div w:id="1346319871">
                                  <w:marLeft w:val="360"/>
                                  <w:marRight w:val="360"/>
                                  <w:marTop w:val="0"/>
                                  <w:marBottom w:val="0"/>
                                  <w:divBdr>
                                    <w:top w:val="none" w:sz="0" w:space="0" w:color="auto"/>
                                    <w:left w:val="none" w:sz="0" w:space="0" w:color="auto"/>
                                    <w:bottom w:val="none" w:sz="0" w:space="0" w:color="auto"/>
                                    <w:right w:val="none" w:sz="0" w:space="0" w:color="auto"/>
                                  </w:divBdr>
                                  <w:divsChild>
                                    <w:div w:id="17699474">
                                      <w:marLeft w:val="0"/>
                                      <w:marRight w:val="0"/>
                                      <w:marTop w:val="0"/>
                                      <w:marBottom w:val="0"/>
                                      <w:divBdr>
                                        <w:top w:val="none" w:sz="0" w:space="0" w:color="auto"/>
                                        <w:left w:val="none" w:sz="0" w:space="0" w:color="auto"/>
                                        <w:bottom w:val="none" w:sz="0" w:space="0" w:color="auto"/>
                                        <w:right w:val="none" w:sz="0" w:space="0" w:color="auto"/>
                                      </w:divBdr>
                                      <w:divsChild>
                                        <w:div w:id="1196499877">
                                          <w:marLeft w:val="0"/>
                                          <w:marRight w:val="0"/>
                                          <w:marTop w:val="0"/>
                                          <w:marBottom w:val="0"/>
                                          <w:divBdr>
                                            <w:top w:val="none" w:sz="0" w:space="0" w:color="auto"/>
                                            <w:left w:val="none" w:sz="0" w:space="0" w:color="auto"/>
                                            <w:bottom w:val="none" w:sz="0" w:space="0" w:color="auto"/>
                                            <w:right w:val="none" w:sz="0" w:space="0" w:color="auto"/>
                                          </w:divBdr>
                                        </w:div>
                                      </w:divsChild>
                                    </w:div>
                                    <w:div w:id="2143574512">
                                      <w:marLeft w:val="0"/>
                                      <w:marRight w:val="0"/>
                                      <w:marTop w:val="0"/>
                                      <w:marBottom w:val="0"/>
                                      <w:divBdr>
                                        <w:top w:val="none" w:sz="0" w:space="0" w:color="auto"/>
                                        <w:left w:val="none" w:sz="0" w:space="0" w:color="auto"/>
                                        <w:bottom w:val="none" w:sz="0" w:space="0" w:color="auto"/>
                                        <w:right w:val="none" w:sz="0" w:space="0" w:color="auto"/>
                                      </w:divBdr>
                                    </w:div>
                                    <w:div w:id="464083583">
                                      <w:marLeft w:val="0"/>
                                      <w:marRight w:val="0"/>
                                      <w:marTop w:val="0"/>
                                      <w:marBottom w:val="0"/>
                                      <w:divBdr>
                                        <w:top w:val="none" w:sz="0" w:space="0" w:color="auto"/>
                                        <w:left w:val="none" w:sz="0" w:space="0" w:color="auto"/>
                                        <w:bottom w:val="none" w:sz="0" w:space="0" w:color="auto"/>
                                        <w:right w:val="none" w:sz="0" w:space="0" w:color="auto"/>
                                      </w:divBdr>
                                      <w:divsChild>
                                        <w:div w:id="2094933212">
                                          <w:marLeft w:val="0"/>
                                          <w:marRight w:val="0"/>
                                          <w:marTop w:val="0"/>
                                          <w:marBottom w:val="0"/>
                                          <w:divBdr>
                                            <w:top w:val="none" w:sz="0" w:space="0" w:color="auto"/>
                                            <w:left w:val="none" w:sz="0" w:space="0" w:color="auto"/>
                                            <w:bottom w:val="none" w:sz="0" w:space="0" w:color="auto"/>
                                            <w:right w:val="none" w:sz="0" w:space="0" w:color="auto"/>
                                          </w:divBdr>
                                        </w:div>
                                      </w:divsChild>
                                    </w:div>
                                    <w:div w:id="1518694069">
                                      <w:marLeft w:val="0"/>
                                      <w:marRight w:val="0"/>
                                      <w:marTop w:val="0"/>
                                      <w:marBottom w:val="0"/>
                                      <w:divBdr>
                                        <w:top w:val="none" w:sz="0" w:space="0" w:color="auto"/>
                                        <w:left w:val="none" w:sz="0" w:space="0" w:color="auto"/>
                                        <w:bottom w:val="none" w:sz="0" w:space="0" w:color="auto"/>
                                        <w:right w:val="none" w:sz="0" w:space="0" w:color="auto"/>
                                      </w:divBdr>
                                      <w:divsChild>
                                        <w:div w:id="1453788557">
                                          <w:marLeft w:val="0"/>
                                          <w:marRight w:val="0"/>
                                          <w:marTop w:val="0"/>
                                          <w:marBottom w:val="0"/>
                                          <w:divBdr>
                                            <w:top w:val="none" w:sz="0" w:space="0" w:color="auto"/>
                                            <w:left w:val="none" w:sz="0" w:space="0" w:color="auto"/>
                                            <w:bottom w:val="none" w:sz="0" w:space="0" w:color="auto"/>
                                            <w:right w:val="none" w:sz="0" w:space="0" w:color="auto"/>
                                          </w:divBdr>
                                        </w:div>
                                      </w:divsChild>
                                    </w:div>
                                    <w:div w:id="1738824037">
                                      <w:marLeft w:val="0"/>
                                      <w:marRight w:val="0"/>
                                      <w:marTop w:val="0"/>
                                      <w:marBottom w:val="0"/>
                                      <w:divBdr>
                                        <w:top w:val="none" w:sz="0" w:space="0" w:color="auto"/>
                                        <w:left w:val="none" w:sz="0" w:space="0" w:color="auto"/>
                                        <w:bottom w:val="none" w:sz="0" w:space="0" w:color="auto"/>
                                        <w:right w:val="none" w:sz="0" w:space="0" w:color="auto"/>
                                      </w:divBdr>
                                      <w:divsChild>
                                        <w:div w:id="1072964553">
                                          <w:marLeft w:val="0"/>
                                          <w:marRight w:val="0"/>
                                          <w:marTop w:val="0"/>
                                          <w:marBottom w:val="0"/>
                                          <w:divBdr>
                                            <w:top w:val="none" w:sz="0" w:space="0" w:color="auto"/>
                                            <w:left w:val="none" w:sz="0" w:space="0" w:color="auto"/>
                                            <w:bottom w:val="none" w:sz="0" w:space="0" w:color="auto"/>
                                            <w:right w:val="none" w:sz="0" w:space="0" w:color="auto"/>
                                          </w:divBdr>
                                        </w:div>
                                      </w:divsChild>
                                    </w:div>
                                    <w:div w:id="51200893">
                                      <w:marLeft w:val="0"/>
                                      <w:marRight w:val="0"/>
                                      <w:marTop w:val="0"/>
                                      <w:marBottom w:val="0"/>
                                      <w:divBdr>
                                        <w:top w:val="none" w:sz="0" w:space="0" w:color="auto"/>
                                        <w:left w:val="none" w:sz="0" w:space="0" w:color="auto"/>
                                        <w:bottom w:val="none" w:sz="0" w:space="0" w:color="auto"/>
                                        <w:right w:val="none" w:sz="0" w:space="0" w:color="auto"/>
                                      </w:divBdr>
                                      <w:divsChild>
                                        <w:div w:id="264072743">
                                          <w:marLeft w:val="0"/>
                                          <w:marRight w:val="0"/>
                                          <w:marTop w:val="0"/>
                                          <w:marBottom w:val="0"/>
                                          <w:divBdr>
                                            <w:top w:val="none" w:sz="0" w:space="0" w:color="auto"/>
                                            <w:left w:val="none" w:sz="0" w:space="0" w:color="auto"/>
                                            <w:bottom w:val="none" w:sz="0" w:space="0" w:color="auto"/>
                                            <w:right w:val="none" w:sz="0" w:space="0" w:color="auto"/>
                                          </w:divBdr>
                                        </w:div>
                                      </w:divsChild>
                                    </w:div>
                                    <w:div w:id="1347945066">
                                      <w:marLeft w:val="0"/>
                                      <w:marRight w:val="0"/>
                                      <w:marTop w:val="0"/>
                                      <w:marBottom w:val="0"/>
                                      <w:divBdr>
                                        <w:top w:val="none" w:sz="0" w:space="0" w:color="auto"/>
                                        <w:left w:val="none" w:sz="0" w:space="0" w:color="auto"/>
                                        <w:bottom w:val="none" w:sz="0" w:space="0" w:color="auto"/>
                                        <w:right w:val="none" w:sz="0" w:space="0" w:color="auto"/>
                                      </w:divBdr>
                                      <w:divsChild>
                                        <w:div w:id="987244712">
                                          <w:marLeft w:val="0"/>
                                          <w:marRight w:val="0"/>
                                          <w:marTop w:val="0"/>
                                          <w:marBottom w:val="0"/>
                                          <w:divBdr>
                                            <w:top w:val="none" w:sz="0" w:space="0" w:color="auto"/>
                                            <w:left w:val="none" w:sz="0" w:space="0" w:color="auto"/>
                                            <w:bottom w:val="none" w:sz="0" w:space="0" w:color="auto"/>
                                            <w:right w:val="none" w:sz="0" w:space="0" w:color="auto"/>
                                          </w:divBdr>
                                        </w:div>
                                      </w:divsChild>
                                    </w:div>
                                    <w:div w:id="706150674">
                                      <w:marLeft w:val="0"/>
                                      <w:marRight w:val="0"/>
                                      <w:marTop w:val="0"/>
                                      <w:marBottom w:val="0"/>
                                      <w:divBdr>
                                        <w:top w:val="none" w:sz="0" w:space="0" w:color="auto"/>
                                        <w:left w:val="none" w:sz="0" w:space="0" w:color="auto"/>
                                        <w:bottom w:val="none" w:sz="0" w:space="0" w:color="auto"/>
                                        <w:right w:val="none" w:sz="0" w:space="0" w:color="auto"/>
                                      </w:divBdr>
                                      <w:divsChild>
                                        <w:div w:id="899101474">
                                          <w:marLeft w:val="0"/>
                                          <w:marRight w:val="0"/>
                                          <w:marTop w:val="0"/>
                                          <w:marBottom w:val="0"/>
                                          <w:divBdr>
                                            <w:top w:val="none" w:sz="0" w:space="0" w:color="auto"/>
                                            <w:left w:val="none" w:sz="0" w:space="0" w:color="auto"/>
                                            <w:bottom w:val="none" w:sz="0" w:space="0" w:color="auto"/>
                                            <w:right w:val="none" w:sz="0" w:space="0" w:color="auto"/>
                                          </w:divBdr>
                                        </w:div>
                                      </w:divsChild>
                                    </w:div>
                                    <w:div w:id="2022586260">
                                      <w:marLeft w:val="0"/>
                                      <w:marRight w:val="0"/>
                                      <w:marTop w:val="0"/>
                                      <w:marBottom w:val="0"/>
                                      <w:divBdr>
                                        <w:top w:val="none" w:sz="0" w:space="0" w:color="auto"/>
                                        <w:left w:val="none" w:sz="0" w:space="0" w:color="auto"/>
                                        <w:bottom w:val="none" w:sz="0" w:space="0" w:color="auto"/>
                                        <w:right w:val="none" w:sz="0" w:space="0" w:color="auto"/>
                                      </w:divBdr>
                                      <w:divsChild>
                                        <w:div w:id="77338302">
                                          <w:marLeft w:val="0"/>
                                          <w:marRight w:val="0"/>
                                          <w:marTop w:val="0"/>
                                          <w:marBottom w:val="0"/>
                                          <w:divBdr>
                                            <w:top w:val="none" w:sz="0" w:space="0" w:color="auto"/>
                                            <w:left w:val="none" w:sz="0" w:space="0" w:color="auto"/>
                                            <w:bottom w:val="none" w:sz="0" w:space="0" w:color="auto"/>
                                            <w:right w:val="none" w:sz="0" w:space="0" w:color="auto"/>
                                          </w:divBdr>
                                        </w:div>
                                      </w:divsChild>
                                    </w:div>
                                    <w:div w:id="964502085">
                                      <w:marLeft w:val="0"/>
                                      <w:marRight w:val="0"/>
                                      <w:marTop w:val="0"/>
                                      <w:marBottom w:val="0"/>
                                      <w:divBdr>
                                        <w:top w:val="none" w:sz="0" w:space="0" w:color="auto"/>
                                        <w:left w:val="none" w:sz="0" w:space="0" w:color="auto"/>
                                        <w:bottom w:val="none" w:sz="0" w:space="0" w:color="auto"/>
                                        <w:right w:val="none" w:sz="0" w:space="0" w:color="auto"/>
                                      </w:divBdr>
                                      <w:divsChild>
                                        <w:div w:id="806971694">
                                          <w:marLeft w:val="0"/>
                                          <w:marRight w:val="0"/>
                                          <w:marTop w:val="0"/>
                                          <w:marBottom w:val="0"/>
                                          <w:divBdr>
                                            <w:top w:val="none" w:sz="0" w:space="0" w:color="auto"/>
                                            <w:left w:val="none" w:sz="0" w:space="0" w:color="auto"/>
                                            <w:bottom w:val="none" w:sz="0" w:space="0" w:color="auto"/>
                                            <w:right w:val="none" w:sz="0" w:space="0" w:color="auto"/>
                                          </w:divBdr>
                                        </w:div>
                                      </w:divsChild>
                                    </w:div>
                                    <w:div w:id="463237657">
                                      <w:marLeft w:val="0"/>
                                      <w:marRight w:val="0"/>
                                      <w:marTop w:val="0"/>
                                      <w:marBottom w:val="0"/>
                                      <w:divBdr>
                                        <w:top w:val="none" w:sz="0" w:space="0" w:color="auto"/>
                                        <w:left w:val="none" w:sz="0" w:space="0" w:color="auto"/>
                                        <w:bottom w:val="none" w:sz="0" w:space="0" w:color="auto"/>
                                        <w:right w:val="none" w:sz="0" w:space="0" w:color="auto"/>
                                      </w:divBdr>
                                      <w:divsChild>
                                        <w:div w:id="1087534649">
                                          <w:marLeft w:val="0"/>
                                          <w:marRight w:val="0"/>
                                          <w:marTop w:val="0"/>
                                          <w:marBottom w:val="0"/>
                                          <w:divBdr>
                                            <w:top w:val="none" w:sz="0" w:space="0" w:color="auto"/>
                                            <w:left w:val="none" w:sz="0" w:space="0" w:color="auto"/>
                                            <w:bottom w:val="none" w:sz="0" w:space="0" w:color="auto"/>
                                            <w:right w:val="none" w:sz="0" w:space="0" w:color="auto"/>
                                          </w:divBdr>
                                        </w:div>
                                      </w:divsChild>
                                    </w:div>
                                    <w:div w:id="1606226967">
                                      <w:marLeft w:val="0"/>
                                      <w:marRight w:val="0"/>
                                      <w:marTop w:val="0"/>
                                      <w:marBottom w:val="0"/>
                                      <w:divBdr>
                                        <w:top w:val="none" w:sz="0" w:space="0" w:color="auto"/>
                                        <w:left w:val="none" w:sz="0" w:space="0" w:color="auto"/>
                                        <w:bottom w:val="none" w:sz="0" w:space="0" w:color="auto"/>
                                        <w:right w:val="none" w:sz="0" w:space="0" w:color="auto"/>
                                      </w:divBdr>
                                      <w:divsChild>
                                        <w:div w:id="1570463476">
                                          <w:marLeft w:val="0"/>
                                          <w:marRight w:val="0"/>
                                          <w:marTop w:val="0"/>
                                          <w:marBottom w:val="0"/>
                                          <w:divBdr>
                                            <w:top w:val="none" w:sz="0" w:space="0" w:color="auto"/>
                                            <w:left w:val="none" w:sz="0" w:space="0" w:color="auto"/>
                                            <w:bottom w:val="none" w:sz="0" w:space="0" w:color="auto"/>
                                            <w:right w:val="none" w:sz="0" w:space="0" w:color="auto"/>
                                          </w:divBdr>
                                        </w:div>
                                      </w:divsChild>
                                    </w:div>
                                    <w:div w:id="1980652339">
                                      <w:marLeft w:val="0"/>
                                      <w:marRight w:val="0"/>
                                      <w:marTop w:val="0"/>
                                      <w:marBottom w:val="0"/>
                                      <w:divBdr>
                                        <w:top w:val="none" w:sz="0" w:space="0" w:color="auto"/>
                                        <w:left w:val="none" w:sz="0" w:space="0" w:color="auto"/>
                                        <w:bottom w:val="none" w:sz="0" w:space="0" w:color="auto"/>
                                        <w:right w:val="none" w:sz="0" w:space="0" w:color="auto"/>
                                      </w:divBdr>
                                      <w:divsChild>
                                        <w:div w:id="1344475957">
                                          <w:marLeft w:val="0"/>
                                          <w:marRight w:val="0"/>
                                          <w:marTop w:val="0"/>
                                          <w:marBottom w:val="0"/>
                                          <w:divBdr>
                                            <w:top w:val="none" w:sz="0" w:space="0" w:color="auto"/>
                                            <w:left w:val="none" w:sz="0" w:space="0" w:color="auto"/>
                                            <w:bottom w:val="none" w:sz="0" w:space="0" w:color="auto"/>
                                            <w:right w:val="none" w:sz="0" w:space="0" w:color="auto"/>
                                          </w:divBdr>
                                        </w:div>
                                      </w:divsChild>
                                    </w:div>
                                    <w:div w:id="218712464">
                                      <w:marLeft w:val="0"/>
                                      <w:marRight w:val="0"/>
                                      <w:marTop w:val="0"/>
                                      <w:marBottom w:val="0"/>
                                      <w:divBdr>
                                        <w:top w:val="none" w:sz="0" w:space="0" w:color="auto"/>
                                        <w:left w:val="none" w:sz="0" w:space="0" w:color="auto"/>
                                        <w:bottom w:val="none" w:sz="0" w:space="0" w:color="auto"/>
                                        <w:right w:val="none" w:sz="0" w:space="0" w:color="auto"/>
                                      </w:divBdr>
                                      <w:divsChild>
                                        <w:div w:id="1543517882">
                                          <w:marLeft w:val="0"/>
                                          <w:marRight w:val="0"/>
                                          <w:marTop w:val="0"/>
                                          <w:marBottom w:val="0"/>
                                          <w:divBdr>
                                            <w:top w:val="none" w:sz="0" w:space="0" w:color="auto"/>
                                            <w:left w:val="none" w:sz="0" w:space="0" w:color="auto"/>
                                            <w:bottom w:val="none" w:sz="0" w:space="0" w:color="auto"/>
                                            <w:right w:val="none" w:sz="0" w:space="0" w:color="auto"/>
                                          </w:divBdr>
                                        </w:div>
                                      </w:divsChild>
                                    </w:div>
                                    <w:div w:id="1033580891">
                                      <w:marLeft w:val="0"/>
                                      <w:marRight w:val="0"/>
                                      <w:marTop w:val="0"/>
                                      <w:marBottom w:val="0"/>
                                      <w:divBdr>
                                        <w:top w:val="none" w:sz="0" w:space="0" w:color="auto"/>
                                        <w:left w:val="none" w:sz="0" w:space="0" w:color="auto"/>
                                        <w:bottom w:val="none" w:sz="0" w:space="0" w:color="auto"/>
                                        <w:right w:val="none" w:sz="0" w:space="0" w:color="auto"/>
                                      </w:divBdr>
                                      <w:divsChild>
                                        <w:div w:id="971398252">
                                          <w:marLeft w:val="0"/>
                                          <w:marRight w:val="0"/>
                                          <w:marTop w:val="0"/>
                                          <w:marBottom w:val="0"/>
                                          <w:divBdr>
                                            <w:top w:val="none" w:sz="0" w:space="0" w:color="auto"/>
                                            <w:left w:val="none" w:sz="0" w:space="0" w:color="auto"/>
                                            <w:bottom w:val="none" w:sz="0" w:space="0" w:color="auto"/>
                                            <w:right w:val="none" w:sz="0" w:space="0" w:color="auto"/>
                                          </w:divBdr>
                                        </w:div>
                                      </w:divsChild>
                                    </w:div>
                                    <w:div w:id="59793803">
                                      <w:marLeft w:val="0"/>
                                      <w:marRight w:val="0"/>
                                      <w:marTop w:val="0"/>
                                      <w:marBottom w:val="0"/>
                                      <w:divBdr>
                                        <w:top w:val="none" w:sz="0" w:space="0" w:color="auto"/>
                                        <w:left w:val="none" w:sz="0" w:space="0" w:color="auto"/>
                                        <w:bottom w:val="none" w:sz="0" w:space="0" w:color="auto"/>
                                        <w:right w:val="none" w:sz="0" w:space="0" w:color="auto"/>
                                      </w:divBdr>
                                    </w:div>
                                    <w:div w:id="594827146">
                                      <w:marLeft w:val="0"/>
                                      <w:marRight w:val="0"/>
                                      <w:marTop w:val="0"/>
                                      <w:marBottom w:val="0"/>
                                      <w:divBdr>
                                        <w:top w:val="none" w:sz="0" w:space="0" w:color="auto"/>
                                        <w:left w:val="none" w:sz="0" w:space="0" w:color="auto"/>
                                        <w:bottom w:val="none" w:sz="0" w:space="0" w:color="auto"/>
                                        <w:right w:val="none" w:sz="0" w:space="0" w:color="auto"/>
                                      </w:divBdr>
                                    </w:div>
                                    <w:div w:id="1468939385">
                                      <w:marLeft w:val="0"/>
                                      <w:marRight w:val="0"/>
                                      <w:marTop w:val="0"/>
                                      <w:marBottom w:val="0"/>
                                      <w:divBdr>
                                        <w:top w:val="none" w:sz="0" w:space="0" w:color="auto"/>
                                        <w:left w:val="none" w:sz="0" w:space="0" w:color="auto"/>
                                        <w:bottom w:val="none" w:sz="0" w:space="0" w:color="auto"/>
                                        <w:right w:val="none" w:sz="0" w:space="0" w:color="auto"/>
                                      </w:divBdr>
                                      <w:divsChild>
                                        <w:div w:id="2092383699">
                                          <w:marLeft w:val="0"/>
                                          <w:marRight w:val="0"/>
                                          <w:marTop w:val="0"/>
                                          <w:marBottom w:val="0"/>
                                          <w:divBdr>
                                            <w:top w:val="none" w:sz="0" w:space="0" w:color="auto"/>
                                            <w:left w:val="none" w:sz="0" w:space="0" w:color="auto"/>
                                            <w:bottom w:val="none" w:sz="0" w:space="0" w:color="auto"/>
                                            <w:right w:val="none" w:sz="0" w:space="0" w:color="auto"/>
                                          </w:divBdr>
                                        </w:div>
                                      </w:divsChild>
                                    </w:div>
                                    <w:div w:id="652638690">
                                      <w:marLeft w:val="0"/>
                                      <w:marRight w:val="0"/>
                                      <w:marTop w:val="0"/>
                                      <w:marBottom w:val="0"/>
                                      <w:divBdr>
                                        <w:top w:val="none" w:sz="0" w:space="0" w:color="auto"/>
                                        <w:left w:val="none" w:sz="0" w:space="0" w:color="auto"/>
                                        <w:bottom w:val="none" w:sz="0" w:space="0" w:color="auto"/>
                                        <w:right w:val="none" w:sz="0" w:space="0" w:color="auto"/>
                                      </w:divBdr>
                                      <w:divsChild>
                                        <w:div w:id="7292790">
                                          <w:marLeft w:val="0"/>
                                          <w:marRight w:val="0"/>
                                          <w:marTop w:val="0"/>
                                          <w:marBottom w:val="0"/>
                                          <w:divBdr>
                                            <w:top w:val="none" w:sz="0" w:space="0" w:color="auto"/>
                                            <w:left w:val="none" w:sz="0" w:space="0" w:color="auto"/>
                                            <w:bottom w:val="none" w:sz="0" w:space="0" w:color="auto"/>
                                            <w:right w:val="none" w:sz="0" w:space="0" w:color="auto"/>
                                          </w:divBdr>
                                        </w:div>
                                      </w:divsChild>
                                    </w:div>
                                    <w:div w:id="1428622843">
                                      <w:marLeft w:val="0"/>
                                      <w:marRight w:val="0"/>
                                      <w:marTop w:val="0"/>
                                      <w:marBottom w:val="0"/>
                                      <w:divBdr>
                                        <w:top w:val="none" w:sz="0" w:space="0" w:color="auto"/>
                                        <w:left w:val="none" w:sz="0" w:space="0" w:color="auto"/>
                                        <w:bottom w:val="none" w:sz="0" w:space="0" w:color="auto"/>
                                        <w:right w:val="none" w:sz="0" w:space="0" w:color="auto"/>
                                      </w:divBdr>
                                      <w:divsChild>
                                        <w:div w:id="201787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4666443">
          <w:marLeft w:val="0"/>
          <w:marRight w:val="0"/>
          <w:marTop w:val="0"/>
          <w:marBottom w:val="0"/>
          <w:divBdr>
            <w:top w:val="none" w:sz="0" w:space="0" w:color="auto"/>
            <w:left w:val="none" w:sz="0" w:space="0" w:color="auto"/>
            <w:bottom w:val="none" w:sz="0" w:space="0" w:color="auto"/>
            <w:right w:val="none" w:sz="0" w:space="0" w:color="auto"/>
          </w:divBdr>
          <w:divsChild>
            <w:div w:id="697975048">
              <w:marLeft w:val="360"/>
              <w:marRight w:val="360"/>
              <w:marTop w:val="0"/>
              <w:marBottom w:val="0"/>
              <w:divBdr>
                <w:top w:val="none" w:sz="0" w:space="0" w:color="auto"/>
                <w:left w:val="none" w:sz="0" w:space="0" w:color="auto"/>
                <w:bottom w:val="none" w:sz="0" w:space="0" w:color="auto"/>
                <w:right w:val="none" w:sz="0" w:space="0" w:color="auto"/>
              </w:divBdr>
              <w:divsChild>
                <w:div w:id="1823083628">
                  <w:marLeft w:val="0"/>
                  <w:marRight w:val="0"/>
                  <w:marTop w:val="90"/>
                  <w:marBottom w:val="390"/>
                  <w:divBdr>
                    <w:top w:val="none" w:sz="0" w:space="0" w:color="auto"/>
                    <w:left w:val="none" w:sz="0" w:space="0" w:color="auto"/>
                    <w:bottom w:val="none" w:sz="0" w:space="0" w:color="auto"/>
                    <w:right w:val="none" w:sz="0" w:space="0" w:color="auto"/>
                  </w:divBdr>
                  <w:divsChild>
                    <w:div w:id="702635507">
                      <w:marLeft w:val="0"/>
                      <w:marRight w:val="0"/>
                      <w:marTop w:val="120"/>
                      <w:marBottom w:val="0"/>
                      <w:divBdr>
                        <w:top w:val="none" w:sz="0" w:space="0" w:color="auto"/>
                        <w:left w:val="none" w:sz="0" w:space="0" w:color="auto"/>
                        <w:bottom w:val="none" w:sz="0" w:space="0" w:color="auto"/>
                        <w:right w:val="none" w:sz="0" w:space="0" w:color="auto"/>
                      </w:divBdr>
                      <w:divsChild>
                        <w:div w:id="398985001">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2094038303">
                      <w:marLeft w:val="0"/>
                      <w:marRight w:val="0"/>
                      <w:marTop w:val="120"/>
                      <w:marBottom w:val="0"/>
                      <w:divBdr>
                        <w:top w:val="none" w:sz="0" w:space="0" w:color="auto"/>
                        <w:left w:val="none" w:sz="0" w:space="0" w:color="auto"/>
                        <w:bottom w:val="none" w:sz="0" w:space="0" w:color="auto"/>
                        <w:right w:val="none" w:sz="0" w:space="0" w:color="auto"/>
                      </w:divBdr>
                      <w:divsChild>
                        <w:div w:id="2096396857">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1168835542">
                      <w:marLeft w:val="0"/>
                      <w:marRight w:val="0"/>
                      <w:marTop w:val="120"/>
                      <w:marBottom w:val="0"/>
                      <w:divBdr>
                        <w:top w:val="none" w:sz="0" w:space="0" w:color="auto"/>
                        <w:left w:val="none" w:sz="0" w:space="0" w:color="auto"/>
                        <w:bottom w:val="none" w:sz="0" w:space="0" w:color="auto"/>
                        <w:right w:val="none" w:sz="0" w:space="0" w:color="auto"/>
                      </w:divBdr>
                      <w:divsChild>
                        <w:div w:id="1462501581">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1632588844">
                      <w:marLeft w:val="0"/>
                      <w:marRight w:val="0"/>
                      <w:marTop w:val="120"/>
                      <w:marBottom w:val="0"/>
                      <w:divBdr>
                        <w:top w:val="none" w:sz="0" w:space="0" w:color="auto"/>
                        <w:left w:val="none" w:sz="0" w:space="0" w:color="auto"/>
                        <w:bottom w:val="none" w:sz="0" w:space="0" w:color="auto"/>
                        <w:right w:val="none" w:sz="0" w:space="0" w:color="auto"/>
                      </w:divBdr>
                      <w:divsChild>
                        <w:div w:id="554245728">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1146043642">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250162718">
      <w:bodyDiv w:val="1"/>
      <w:marLeft w:val="0"/>
      <w:marRight w:val="0"/>
      <w:marTop w:val="0"/>
      <w:marBottom w:val="0"/>
      <w:divBdr>
        <w:top w:val="none" w:sz="0" w:space="0" w:color="auto"/>
        <w:left w:val="none" w:sz="0" w:space="0" w:color="auto"/>
        <w:bottom w:val="none" w:sz="0" w:space="0" w:color="auto"/>
        <w:right w:val="none" w:sz="0" w:space="0" w:color="auto"/>
      </w:divBdr>
      <w:divsChild>
        <w:div w:id="2064061550">
          <w:marLeft w:val="0"/>
          <w:marRight w:val="0"/>
          <w:marTop w:val="0"/>
          <w:marBottom w:val="0"/>
          <w:divBdr>
            <w:top w:val="none" w:sz="0" w:space="0" w:color="auto"/>
            <w:left w:val="none" w:sz="0" w:space="0" w:color="auto"/>
            <w:bottom w:val="none" w:sz="0" w:space="0" w:color="auto"/>
            <w:right w:val="none" w:sz="0" w:space="0" w:color="auto"/>
          </w:divBdr>
          <w:divsChild>
            <w:div w:id="1582911613">
              <w:marLeft w:val="0"/>
              <w:marRight w:val="0"/>
              <w:marTop w:val="0"/>
              <w:marBottom w:val="0"/>
              <w:divBdr>
                <w:top w:val="none" w:sz="0" w:space="0" w:color="auto"/>
                <w:left w:val="none" w:sz="0" w:space="0" w:color="auto"/>
                <w:bottom w:val="none" w:sz="0" w:space="0" w:color="auto"/>
                <w:right w:val="none" w:sz="0" w:space="0" w:color="auto"/>
              </w:divBdr>
            </w:div>
          </w:divsChild>
        </w:div>
        <w:div w:id="1090153496">
          <w:marLeft w:val="0"/>
          <w:marRight w:val="0"/>
          <w:marTop w:val="0"/>
          <w:marBottom w:val="0"/>
          <w:divBdr>
            <w:top w:val="none" w:sz="0" w:space="0" w:color="auto"/>
            <w:left w:val="none" w:sz="0" w:space="0" w:color="auto"/>
            <w:bottom w:val="none" w:sz="0" w:space="0" w:color="auto"/>
            <w:right w:val="none" w:sz="0" w:space="0" w:color="auto"/>
          </w:divBdr>
          <w:divsChild>
            <w:div w:id="110245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158682">
      <w:bodyDiv w:val="1"/>
      <w:marLeft w:val="0"/>
      <w:marRight w:val="0"/>
      <w:marTop w:val="0"/>
      <w:marBottom w:val="0"/>
      <w:divBdr>
        <w:top w:val="none" w:sz="0" w:space="0" w:color="auto"/>
        <w:left w:val="none" w:sz="0" w:space="0" w:color="auto"/>
        <w:bottom w:val="none" w:sz="0" w:space="0" w:color="auto"/>
        <w:right w:val="none" w:sz="0" w:space="0" w:color="auto"/>
      </w:divBdr>
    </w:div>
    <w:div w:id="332953630">
      <w:bodyDiv w:val="1"/>
      <w:marLeft w:val="0"/>
      <w:marRight w:val="0"/>
      <w:marTop w:val="0"/>
      <w:marBottom w:val="0"/>
      <w:divBdr>
        <w:top w:val="none" w:sz="0" w:space="0" w:color="auto"/>
        <w:left w:val="none" w:sz="0" w:space="0" w:color="auto"/>
        <w:bottom w:val="none" w:sz="0" w:space="0" w:color="auto"/>
        <w:right w:val="none" w:sz="0" w:space="0" w:color="auto"/>
      </w:divBdr>
    </w:div>
    <w:div w:id="413938613">
      <w:bodyDiv w:val="1"/>
      <w:marLeft w:val="0"/>
      <w:marRight w:val="0"/>
      <w:marTop w:val="0"/>
      <w:marBottom w:val="0"/>
      <w:divBdr>
        <w:top w:val="none" w:sz="0" w:space="0" w:color="auto"/>
        <w:left w:val="none" w:sz="0" w:space="0" w:color="auto"/>
        <w:bottom w:val="none" w:sz="0" w:space="0" w:color="auto"/>
        <w:right w:val="none" w:sz="0" w:space="0" w:color="auto"/>
      </w:divBdr>
      <w:divsChild>
        <w:div w:id="659500595">
          <w:marLeft w:val="0"/>
          <w:marRight w:val="0"/>
          <w:marTop w:val="0"/>
          <w:marBottom w:val="0"/>
          <w:divBdr>
            <w:top w:val="none" w:sz="0" w:space="0" w:color="auto"/>
            <w:left w:val="none" w:sz="0" w:space="0" w:color="auto"/>
            <w:bottom w:val="none" w:sz="0" w:space="0" w:color="auto"/>
            <w:right w:val="none" w:sz="0" w:space="0" w:color="auto"/>
          </w:divBdr>
          <w:divsChild>
            <w:div w:id="890045358">
              <w:marLeft w:val="0"/>
              <w:marRight w:val="0"/>
              <w:marTop w:val="0"/>
              <w:marBottom w:val="0"/>
              <w:divBdr>
                <w:top w:val="none" w:sz="0" w:space="0" w:color="auto"/>
                <w:left w:val="none" w:sz="0" w:space="0" w:color="auto"/>
                <w:bottom w:val="none" w:sz="0" w:space="0" w:color="auto"/>
                <w:right w:val="none" w:sz="0" w:space="0" w:color="auto"/>
              </w:divBdr>
            </w:div>
          </w:divsChild>
        </w:div>
        <w:div w:id="803429337">
          <w:marLeft w:val="0"/>
          <w:marRight w:val="0"/>
          <w:marTop w:val="0"/>
          <w:marBottom w:val="0"/>
          <w:divBdr>
            <w:top w:val="none" w:sz="0" w:space="0" w:color="auto"/>
            <w:left w:val="none" w:sz="0" w:space="0" w:color="auto"/>
            <w:bottom w:val="none" w:sz="0" w:space="0" w:color="auto"/>
            <w:right w:val="none" w:sz="0" w:space="0" w:color="auto"/>
          </w:divBdr>
          <w:divsChild>
            <w:div w:id="2139833140">
              <w:marLeft w:val="0"/>
              <w:marRight w:val="0"/>
              <w:marTop w:val="0"/>
              <w:marBottom w:val="0"/>
              <w:divBdr>
                <w:top w:val="none" w:sz="0" w:space="0" w:color="auto"/>
                <w:left w:val="none" w:sz="0" w:space="0" w:color="auto"/>
                <w:bottom w:val="none" w:sz="0" w:space="0" w:color="auto"/>
                <w:right w:val="none" w:sz="0" w:space="0" w:color="auto"/>
              </w:divBdr>
            </w:div>
          </w:divsChild>
        </w:div>
        <w:div w:id="1949577724">
          <w:marLeft w:val="0"/>
          <w:marRight w:val="0"/>
          <w:marTop w:val="0"/>
          <w:marBottom w:val="0"/>
          <w:divBdr>
            <w:top w:val="none" w:sz="0" w:space="0" w:color="auto"/>
            <w:left w:val="none" w:sz="0" w:space="0" w:color="auto"/>
            <w:bottom w:val="none" w:sz="0" w:space="0" w:color="auto"/>
            <w:right w:val="none" w:sz="0" w:space="0" w:color="auto"/>
          </w:divBdr>
          <w:divsChild>
            <w:div w:id="805657439">
              <w:marLeft w:val="0"/>
              <w:marRight w:val="0"/>
              <w:marTop w:val="0"/>
              <w:marBottom w:val="0"/>
              <w:divBdr>
                <w:top w:val="none" w:sz="0" w:space="0" w:color="auto"/>
                <w:left w:val="none" w:sz="0" w:space="0" w:color="auto"/>
                <w:bottom w:val="none" w:sz="0" w:space="0" w:color="auto"/>
                <w:right w:val="none" w:sz="0" w:space="0" w:color="auto"/>
              </w:divBdr>
            </w:div>
          </w:divsChild>
        </w:div>
        <w:div w:id="1501962264">
          <w:marLeft w:val="0"/>
          <w:marRight w:val="0"/>
          <w:marTop w:val="0"/>
          <w:marBottom w:val="0"/>
          <w:divBdr>
            <w:top w:val="none" w:sz="0" w:space="0" w:color="auto"/>
            <w:left w:val="none" w:sz="0" w:space="0" w:color="auto"/>
            <w:bottom w:val="none" w:sz="0" w:space="0" w:color="auto"/>
            <w:right w:val="none" w:sz="0" w:space="0" w:color="auto"/>
          </w:divBdr>
        </w:div>
        <w:div w:id="556479869">
          <w:marLeft w:val="0"/>
          <w:marRight w:val="0"/>
          <w:marTop w:val="0"/>
          <w:marBottom w:val="0"/>
          <w:divBdr>
            <w:top w:val="none" w:sz="0" w:space="0" w:color="auto"/>
            <w:left w:val="none" w:sz="0" w:space="0" w:color="auto"/>
            <w:bottom w:val="none" w:sz="0" w:space="0" w:color="auto"/>
            <w:right w:val="none" w:sz="0" w:space="0" w:color="auto"/>
          </w:divBdr>
          <w:divsChild>
            <w:div w:id="283923803">
              <w:marLeft w:val="0"/>
              <w:marRight w:val="0"/>
              <w:marTop w:val="0"/>
              <w:marBottom w:val="0"/>
              <w:divBdr>
                <w:top w:val="none" w:sz="0" w:space="0" w:color="auto"/>
                <w:left w:val="none" w:sz="0" w:space="0" w:color="auto"/>
                <w:bottom w:val="none" w:sz="0" w:space="0" w:color="auto"/>
                <w:right w:val="none" w:sz="0" w:space="0" w:color="auto"/>
              </w:divBdr>
            </w:div>
          </w:divsChild>
        </w:div>
        <w:div w:id="420641925">
          <w:marLeft w:val="0"/>
          <w:marRight w:val="0"/>
          <w:marTop w:val="0"/>
          <w:marBottom w:val="0"/>
          <w:divBdr>
            <w:top w:val="none" w:sz="0" w:space="0" w:color="auto"/>
            <w:left w:val="none" w:sz="0" w:space="0" w:color="auto"/>
            <w:bottom w:val="none" w:sz="0" w:space="0" w:color="auto"/>
            <w:right w:val="none" w:sz="0" w:space="0" w:color="auto"/>
          </w:divBdr>
        </w:div>
      </w:divsChild>
    </w:div>
    <w:div w:id="465321110">
      <w:bodyDiv w:val="1"/>
      <w:marLeft w:val="0"/>
      <w:marRight w:val="0"/>
      <w:marTop w:val="0"/>
      <w:marBottom w:val="0"/>
      <w:divBdr>
        <w:top w:val="none" w:sz="0" w:space="0" w:color="auto"/>
        <w:left w:val="none" w:sz="0" w:space="0" w:color="auto"/>
        <w:bottom w:val="none" w:sz="0" w:space="0" w:color="auto"/>
        <w:right w:val="none" w:sz="0" w:space="0" w:color="auto"/>
      </w:divBdr>
    </w:div>
    <w:div w:id="637034965">
      <w:bodyDiv w:val="1"/>
      <w:marLeft w:val="0"/>
      <w:marRight w:val="0"/>
      <w:marTop w:val="0"/>
      <w:marBottom w:val="0"/>
      <w:divBdr>
        <w:top w:val="none" w:sz="0" w:space="0" w:color="auto"/>
        <w:left w:val="none" w:sz="0" w:space="0" w:color="auto"/>
        <w:bottom w:val="none" w:sz="0" w:space="0" w:color="auto"/>
        <w:right w:val="none" w:sz="0" w:space="0" w:color="auto"/>
      </w:divBdr>
    </w:div>
    <w:div w:id="811480164">
      <w:bodyDiv w:val="1"/>
      <w:marLeft w:val="0"/>
      <w:marRight w:val="0"/>
      <w:marTop w:val="0"/>
      <w:marBottom w:val="0"/>
      <w:divBdr>
        <w:top w:val="none" w:sz="0" w:space="0" w:color="auto"/>
        <w:left w:val="none" w:sz="0" w:space="0" w:color="auto"/>
        <w:bottom w:val="none" w:sz="0" w:space="0" w:color="auto"/>
        <w:right w:val="none" w:sz="0" w:space="0" w:color="auto"/>
      </w:divBdr>
      <w:divsChild>
        <w:div w:id="63768252">
          <w:marLeft w:val="0"/>
          <w:marRight w:val="0"/>
          <w:marTop w:val="0"/>
          <w:marBottom w:val="0"/>
          <w:divBdr>
            <w:top w:val="none" w:sz="0" w:space="0" w:color="auto"/>
            <w:left w:val="none" w:sz="0" w:space="0" w:color="auto"/>
            <w:bottom w:val="none" w:sz="0" w:space="0" w:color="auto"/>
            <w:right w:val="none" w:sz="0" w:space="0" w:color="auto"/>
          </w:divBdr>
          <w:divsChild>
            <w:div w:id="170418376">
              <w:marLeft w:val="0"/>
              <w:marRight w:val="0"/>
              <w:marTop w:val="0"/>
              <w:marBottom w:val="0"/>
              <w:divBdr>
                <w:top w:val="none" w:sz="0" w:space="0" w:color="auto"/>
                <w:left w:val="none" w:sz="0" w:space="0" w:color="auto"/>
                <w:bottom w:val="none" w:sz="0" w:space="0" w:color="auto"/>
                <w:right w:val="none" w:sz="0" w:space="0" w:color="auto"/>
              </w:divBdr>
            </w:div>
          </w:divsChild>
        </w:div>
        <w:div w:id="1109473189">
          <w:marLeft w:val="0"/>
          <w:marRight w:val="0"/>
          <w:marTop w:val="0"/>
          <w:marBottom w:val="0"/>
          <w:divBdr>
            <w:top w:val="none" w:sz="0" w:space="0" w:color="auto"/>
            <w:left w:val="none" w:sz="0" w:space="0" w:color="auto"/>
            <w:bottom w:val="none" w:sz="0" w:space="0" w:color="auto"/>
            <w:right w:val="none" w:sz="0" w:space="0" w:color="auto"/>
          </w:divBdr>
          <w:divsChild>
            <w:div w:id="1562011847">
              <w:marLeft w:val="0"/>
              <w:marRight w:val="0"/>
              <w:marTop w:val="0"/>
              <w:marBottom w:val="0"/>
              <w:divBdr>
                <w:top w:val="none" w:sz="0" w:space="0" w:color="auto"/>
                <w:left w:val="none" w:sz="0" w:space="0" w:color="auto"/>
                <w:bottom w:val="none" w:sz="0" w:space="0" w:color="auto"/>
                <w:right w:val="none" w:sz="0" w:space="0" w:color="auto"/>
              </w:divBdr>
            </w:div>
          </w:divsChild>
        </w:div>
        <w:div w:id="1571429439">
          <w:marLeft w:val="0"/>
          <w:marRight w:val="0"/>
          <w:marTop w:val="0"/>
          <w:marBottom w:val="0"/>
          <w:divBdr>
            <w:top w:val="none" w:sz="0" w:space="0" w:color="auto"/>
            <w:left w:val="none" w:sz="0" w:space="0" w:color="auto"/>
            <w:bottom w:val="none" w:sz="0" w:space="0" w:color="auto"/>
            <w:right w:val="none" w:sz="0" w:space="0" w:color="auto"/>
          </w:divBdr>
          <w:divsChild>
            <w:div w:id="1257325088">
              <w:marLeft w:val="0"/>
              <w:marRight w:val="0"/>
              <w:marTop w:val="0"/>
              <w:marBottom w:val="0"/>
              <w:divBdr>
                <w:top w:val="none" w:sz="0" w:space="0" w:color="auto"/>
                <w:left w:val="none" w:sz="0" w:space="0" w:color="auto"/>
                <w:bottom w:val="none" w:sz="0" w:space="0" w:color="auto"/>
                <w:right w:val="none" w:sz="0" w:space="0" w:color="auto"/>
              </w:divBdr>
            </w:div>
          </w:divsChild>
        </w:div>
        <w:div w:id="726806235">
          <w:marLeft w:val="0"/>
          <w:marRight w:val="0"/>
          <w:marTop w:val="0"/>
          <w:marBottom w:val="0"/>
          <w:divBdr>
            <w:top w:val="none" w:sz="0" w:space="0" w:color="auto"/>
            <w:left w:val="none" w:sz="0" w:space="0" w:color="auto"/>
            <w:bottom w:val="none" w:sz="0" w:space="0" w:color="auto"/>
            <w:right w:val="none" w:sz="0" w:space="0" w:color="auto"/>
          </w:divBdr>
        </w:div>
        <w:div w:id="270092353">
          <w:marLeft w:val="0"/>
          <w:marRight w:val="0"/>
          <w:marTop w:val="0"/>
          <w:marBottom w:val="0"/>
          <w:divBdr>
            <w:top w:val="none" w:sz="0" w:space="0" w:color="auto"/>
            <w:left w:val="none" w:sz="0" w:space="0" w:color="auto"/>
            <w:bottom w:val="none" w:sz="0" w:space="0" w:color="auto"/>
            <w:right w:val="none" w:sz="0" w:space="0" w:color="auto"/>
          </w:divBdr>
        </w:div>
        <w:div w:id="1544633147">
          <w:marLeft w:val="0"/>
          <w:marRight w:val="0"/>
          <w:marTop w:val="0"/>
          <w:marBottom w:val="0"/>
          <w:divBdr>
            <w:top w:val="none" w:sz="0" w:space="0" w:color="auto"/>
            <w:left w:val="none" w:sz="0" w:space="0" w:color="auto"/>
            <w:bottom w:val="none" w:sz="0" w:space="0" w:color="auto"/>
            <w:right w:val="none" w:sz="0" w:space="0" w:color="auto"/>
          </w:divBdr>
          <w:divsChild>
            <w:div w:id="252129366">
              <w:marLeft w:val="0"/>
              <w:marRight w:val="0"/>
              <w:marTop w:val="0"/>
              <w:marBottom w:val="0"/>
              <w:divBdr>
                <w:top w:val="none" w:sz="0" w:space="0" w:color="auto"/>
                <w:left w:val="none" w:sz="0" w:space="0" w:color="auto"/>
                <w:bottom w:val="none" w:sz="0" w:space="0" w:color="auto"/>
                <w:right w:val="none" w:sz="0" w:space="0" w:color="auto"/>
              </w:divBdr>
            </w:div>
          </w:divsChild>
        </w:div>
        <w:div w:id="234323327">
          <w:marLeft w:val="0"/>
          <w:marRight w:val="0"/>
          <w:marTop w:val="0"/>
          <w:marBottom w:val="0"/>
          <w:divBdr>
            <w:top w:val="none" w:sz="0" w:space="0" w:color="auto"/>
            <w:left w:val="none" w:sz="0" w:space="0" w:color="auto"/>
            <w:bottom w:val="none" w:sz="0" w:space="0" w:color="auto"/>
            <w:right w:val="none" w:sz="0" w:space="0" w:color="auto"/>
          </w:divBdr>
          <w:divsChild>
            <w:div w:id="191361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484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4.png"/><Relationship Id="rId47" Type="http://schemas.openxmlformats.org/officeDocument/2006/relationships/hyperlink" Target="https://docs.streamlit.io/library/get-started/create-an-app" TargetMode="External"/><Relationship Id="rId63" Type="http://schemas.openxmlformats.org/officeDocument/2006/relationships/hyperlink" Target="https://dev.to/whitphx/python-webrtc-basics-with-aiortc-48id?ref=blog.streamlit.io" TargetMode="External"/><Relationship Id="rId68" Type="http://schemas.openxmlformats.org/officeDocument/2006/relationships/image" Target="media/image39.png"/><Relationship Id="rId16" Type="http://schemas.openxmlformats.org/officeDocument/2006/relationships/hyperlink" Target="https://docs.roboflow.com/adding-data/object-detection?ref=blog.roboflow.com" TargetMode="External"/><Relationship Id="rId11" Type="http://schemas.openxmlformats.org/officeDocument/2006/relationships/hyperlink" Target="https://docs.roboflow.com/annotate/annotate-api?ref=blog.roboflow.com" TargetMode="External"/><Relationship Id="rId32" Type="http://schemas.openxmlformats.org/officeDocument/2006/relationships/image" Target="media/image17.png"/><Relationship Id="rId37" Type="http://schemas.openxmlformats.org/officeDocument/2006/relationships/hyperlink" Target="https://lalodatos.medium.com/building-your-own-real-time-object-detection-app-yolov8-and-streamlit-part-2-52cac252b766" TargetMode="External"/><Relationship Id="rId53" Type="http://schemas.openxmlformats.org/officeDocument/2006/relationships/image" Target="media/image30.png"/><Relationship Id="rId58" Type="http://schemas.openxmlformats.org/officeDocument/2006/relationships/hyperlink" Target="https://pypi.org/project/streamlit-webrtc/" TargetMode="External"/><Relationship Id="rId74" Type="http://schemas.openxmlformats.org/officeDocument/2006/relationships/hyperlink" Target="https://lalodatos.medium.com/how-to-deploy-a-roboflow-yolov8-model-to-a-raspberry-pi-part-6-a06ba3b298c9" TargetMode="External"/><Relationship Id="rId79"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hyperlink" Target="https://share.streamlit.io/whitphx/streamlit-webrtc-example/main/app.py?ref=blog.streamlit.io" TargetMode="External"/><Relationship Id="rId19" Type="http://schemas.openxmlformats.org/officeDocument/2006/relationships/image" Target="media/image4.png"/><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5.png"/><Relationship Id="rId48" Type="http://schemas.openxmlformats.org/officeDocument/2006/relationships/hyperlink" Target="https://lalodatos.medium.com/building-your-own-real-time-object-detection-app-yolov8-and-streamlit-part-2-52cac252b766" TargetMode="External"/><Relationship Id="rId56" Type="http://schemas.openxmlformats.org/officeDocument/2006/relationships/image" Target="media/image33.png"/><Relationship Id="rId64" Type="http://schemas.openxmlformats.org/officeDocument/2006/relationships/image" Target="media/image36.png"/><Relationship Id="rId69" Type="http://schemas.openxmlformats.org/officeDocument/2006/relationships/image" Target="media/image40.png"/><Relationship Id="rId77" Type="http://schemas.openxmlformats.org/officeDocument/2006/relationships/image" Target="media/image41.png"/><Relationship Id="rId8" Type="http://schemas.openxmlformats.org/officeDocument/2006/relationships/hyperlink" Target="https://ultralytics.com/?ref=blog.roboflow.com" TargetMode="External"/><Relationship Id="rId51" Type="http://schemas.openxmlformats.org/officeDocument/2006/relationships/image" Target="media/image29.png"/><Relationship Id="rId72" Type="http://schemas.openxmlformats.org/officeDocument/2006/relationships/hyperlink" Target="https://medium.com/@lalodatos/enhancing-active-learning-uploading-data-to-roboflow-from-windows-or-google-colab-using-the-api-e841ee4c9a4f" TargetMode="External"/><Relationship Id="rId80" Type="http://schemas.microsoft.com/office/2011/relationships/people" Target="people.xml"/><Relationship Id="rId3" Type="http://schemas.openxmlformats.org/officeDocument/2006/relationships/settings" Target="settings.xml"/><Relationship Id="rId12" Type="http://schemas.openxmlformats.org/officeDocument/2006/relationships/hyperlink" Target="https://blog.roboflow.com/announcing-label-assist/" TargetMode="External"/><Relationship Id="rId17" Type="http://schemas.openxmlformats.org/officeDocument/2006/relationships/hyperlink" Target="https://universe.roboflow.com/?ref=blog.roboflow.com"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medium.com/tag/machine-learning?source=post_page-----f577cf0aa6e5---------------machine_learning-----------------" TargetMode="External"/><Relationship Id="rId46" Type="http://schemas.openxmlformats.org/officeDocument/2006/relationships/image" Target="media/image27.png"/><Relationship Id="rId59" Type="http://schemas.openxmlformats.org/officeDocument/2006/relationships/hyperlink" Target="https://github.com/whitphx/streamlit-webrtc?ref=blog.streamlit.io" TargetMode="External"/><Relationship Id="rId67" Type="http://schemas.openxmlformats.org/officeDocument/2006/relationships/hyperlink" Target="https://lalodatos.medium.com/building-your-own-real-time-object-detection-app-yolov8-and-streamlit-part-3-3f69a2a05f3c" TargetMode="External"/><Relationship Id="rId20" Type="http://schemas.openxmlformats.org/officeDocument/2006/relationships/image" Target="media/image5.png"/><Relationship Id="rId41" Type="http://schemas.openxmlformats.org/officeDocument/2006/relationships/image" Target="media/image23.png"/><Relationship Id="rId54" Type="http://schemas.openxmlformats.org/officeDocument/2006/relationships/image" Target="media/image31.png"/><Relationship Id="rId62" Type="http://schemas.openxmlformats.org/officeDocument/2006/relationships/image" Target="media/image35.png"/><Relationship Id="rId70" Type="http://schemas.openxmlformats.org/officeDocument/2006/relationships/hyperlink" Target="https://objectdetectionwebcam.streamlit.app/" TargetMode="External"/><Relationship Id="rId75" Type="http://schemas.openxmlformats.org/officeDocument/2006/relationships/hyperlink" Target="https://lalodatos.medium.com/building-your-own-real-time-object-detection-app-roboflow-yolov8-and-streamlit-part-9-e204480fa99" TargetMode="External"/><Relationship Id="rId1" Type="http://schemas.openxmlformats.org/officeDocument/2006/relationships/numbering" Target="numbering.xml"/><Relationship Id="rId6" Type="http://schemas.openxmlformats.org/officeDocument/2006/relationships/hyperlink" Target="http://share.streamlit.io/" TargetMode="Externa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28.png"/><Relationship Id="rId57" Type="http://schemas.openxmlformats.org/officeDocument/2006/relationships/image" Target="media/image34.png"/><Relationship Id="rId10" Type="http://schemas.openxmlformats.org/officeDocument/2006/relationships/hyperlink" Target="https://docs.roboflow.com/annotate?ref=blog.roboflow.com" TargetMode="External"/><Relationship Id="rId31" Type="http://schemas.openxmlformats.org/officeDocument/2006/relationships/image" Target="media/image16.png"/><Relationship Id="rId44" Type="http://schemas.openxmlformats.org/officeDocument/2006/relationships/image" Target="media/image26.png"/><Relationship Id="rId52" Type="http://schemas.openxmlformats.org/officeDocument/2006/relationships/hyperlink" Target="https://share.streamlit.io/" TargetMode="External"/><Relationship Id="rId60" Type="http://schemas.openxmlformats.org/officeDocument/2006/relationships/hyperlink" Target="https://dev.to/whitphx/python-webrtc-basics-with-aiortc-48id?ref=blog.streamlit.io" TargetMode="External"/><Relationship Id="rId65" Type="http://schemas.openxmlformats.org/officeDocument/2006/relationships/image" Target="media/image37.png"/><Relationship Id="rId73" Type="http://schemas.openxmlformats.org/officeDocument/2006/relationships/hyperlink" Target="https://lalodatos.medium.com/enhancing-active-learning-uploading-data-to-roboflow-from-raspberry-pi-using-the-api-part-4-7ae1f15a8f7d" TargetMode="External"/><Relationship Id="rId78" Type="http://schemas.openxmlformats.org/officeDocument/2006/relationships/image" Target="media/image42.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ocs.streamlit.io/" TargetMode="External"/><Relationship Id="rId13" Type="http://schemas.openxmlformats.org/officeDocument/2006/relationships/hyperlink" Target="https://app.roboflow.com/login?ref=blog.roboflow.com" TargetMode="External"/><Relationship Id="rId18" Type="http://schemas.openxmlformats.org/officeDocument/2006/relationships/hyperlink" Target="https://medium.com/@lalodatos/label-your-images-with-labelimg-in-windows-for-object-detection-models-1b0a66f00a7b" TargetMode="External"/><Relationship Id="rId39" Type="http://schemas.openxmlformats.org/officeDocument/2006/relationships/image" Target="media/image22.png"/><Relationship Id="rId34" Type="http://schemas.openxmlformats.org/officeDocument/2006/relationships/image" Target="media/image19.png"/><Relationship Id="rId50" Type="http://schemas.openxmlformats.org/officeDocument/2006/relationships/hyperlink" Target="https://github.com/fullmakeralchemist/teststream/tree/master" TargetMode="External"/><Relationship Id="rId55" Type="http://schemas.openxmlformats.org/officeDocument/2006/relationships/image" Target="media/image32.png"/><Relationship Id="rId76" Type="http://schemas.openxmlformats.org/officeDocument/2006/relationships/hyperlink" Target="https://lalodatos.medium.com/building-your-own-real-time-object-detection-app-roboflow-yolov8-and-streamlit-part-1-f577cf0aa6e5" TargetMode="External"/><Relationship Id="rId7" Type="http://schemas.openxmlformats.org/officeDocument/2006/relationships/hyperlink" Target="https://objectdetection-eduardo.streamlit.app/" TargetMode="External"/><Relationship Id="rId71" Type="http://schemas.openxmlformats.org/officeDocument/2006/relationships/hyperlink" Target="https://github.com/fullmakeralchemist/gitstreamlit" TargetMode="External"/><Relationship Id="rId2" Type="http://schemas.openxmlformats.org/officeDocument/2006/relationships/styles" Target="styles.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hyperlink" Target="https://lalodatos.medium.com/building-your-own-real-time-object-detection-app-roboflow-yolov8-and-streamlit-part-1-f577cf0aa6e5" TargetMode="External"/><Relationship Id="rId45" Type="http://schemas.openxmlformats.org/officeDocument/2006/relationships/hyperlink" Target="https://colab.research.google.com/github/roboflow-ai/notebooks/blob/main/notebooks/train-yolov8-object-detection-on-custom-dataset.ipynb" TargetMode="External"/><Relationship Id="rId66"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1056</TotalTime>
  <Pages>62</Pages>
  <Words>8339</Words>
  <Characters>47534</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Hario Group</Company>
  <LinksUpToDate>false</LinksUpToDate>
  <CharactersWithSpaces>55762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silas phillips</dc:creator>
  <cp:keywords/>
  <dc:description/>
  <cp:lastModifiedBy>Christoph Guenther</cp:lastModifiedBy>
  <cp:revision>10</cp:revision>
  <dcterms:created xsi:type="dcterms:W3CDTF">2024-07-23T23:53:00Z</dcterms:created>
  <dcterms:modified xsi:type="dcterms:W3CDTF">2024-07-30T19:03:00Z</dcterms:modified>
</cp:coreProperties>
</file>